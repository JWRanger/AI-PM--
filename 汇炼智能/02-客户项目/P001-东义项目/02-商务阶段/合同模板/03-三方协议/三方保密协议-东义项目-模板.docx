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32081">
      <w:pPr>
        <w:autoSpaceDE w:val="0"/>
        <w:autoSpaceDN w:val="0"/>
        <w:adjustRightInd w:val="0"/>
        <w:spacing w:before="156" w:beforeLines="50" w:after="156" w:afterLines="50" w:line="440" w:lineRule="exact"/>
        <w:jc w:val="center"/>
        <w:rPr>
          <w:rFonts w:eastAsia="华文楷体"/>
          <w:b/>
          <w:kern w:val="0"/>
          <w:sz w:val="28"/>
          <w:szCs w:val="28"/>
        </w:rPr>
      </w:pPr>
      <w:r>
        <w:rPr>
          <w:rFonts w:eastAsia="华文楷体"/>
          <w:b/>
          <w:kern w:val="0"/>
          <w:sz w:val="28"/>
          <w:szCs w:val="28"/>
        </w:rPr>
        <w:t>保密协议</w:t>
      </w:r>
    </w:p>
    <w:p w14:paraId="6DD1DEF7">
      <w:pPr>
        <w:autoSpaceDE w:val="0"/>
        <w:autoSpaceDN w:val="0"/>
        <w:adjustRightInd w:val="0"/>
        <w:spacing w:before="156" w:beforeLines="50" w:after="156" w:afterLines="50" w:line="440" w:lineRule="exact"/>
        <w:rPr>
          <w:rFonts w:eastAsia="华文楷体"/>
          <w:kern w:val="0"/>
          <w:szCs w:val="21"/>
        </w:rPr>
      </w:pPr>
    </w:p>
    <w:p w14:paraId="187BED1D">
      <w:pPr>
        <w:pStyle w:val="3"/>
        <w:spacing w:before="156" w:beforeLines="50" w:after="156" w:afterLines="50" w:line="440" w:lineRule="exact"/>
        <w:ind w:left="0" w:leftChars="0"/>
        <w:rPr>
          <w:rFonts w:eastAsia="华文楷体"/>
          <w:bCs/>
          <w:kern w:val="0"/>
          <w:szCs w:val="21"/>
        </w:rPr>
      </w:pPr>
      <w:r>
        <w:rPr>
          <w:rFonts w:eastAsia="华文楷体"/>
          <w:kern w:val="0"/>
          <w:szCs w:val="21"/>
        </w:rPr>
        <w:t>本协议由</w:t>
      </w:r>
      <w:r>
        <w:rPr>
          <w:rFonts w:hint="eastAsia" w:eastAsia="华文楷体"/>
          <w:b/>
          <w:kern w:val="0"/>
          <w:szCs w:val="21"/>
        </w:rPr>
        <w:t>极峰智能科技（南通）有限公司</w:t>
      </w:r>
      <w:r>
        <w:rPr>
          <w:rFonts w:hint="eastAsia" w:eastAsia="华文楷体"/>
          <w:bCs/>
          <w:kern w:val="0"/>
          <w:szCs w:val="21"/>
        </w:rPr>
        <w:t>（</w:t>
      </w:r>
      <w:r>
        <w:rPr>
          <w:rFonts w:eastAsia="华文楷体"/>
          <w:bCs/>
          <w:kern w:val="0"/>
          <w:szCs w:val="21"/>
        </w:rPr>
        <w:t>住所：</w:t>
      </w:r>
      <w:r>
        <w:rPr>
          <w:rFonts w:hint="eastAsia" w:eastAsia="华文楷体"/>
          <w:bCs/>
          <w:kern w:val="0"/>
          <w:szCs w:val="21"/>
        </w:rPr>
        <w:t>江苏省南通市开发区崇州大道60号紫琅科技城10A号904、</w:t>
      </w:r>
      <w:r>
        <w:rPr>
          <w:rFonts w:eastAsia="华文楷体"/>
          <w:bCs/>
          <w:kern w:val="0"/>
          <w:szCs w:val="21"/>
        </w:rPr>
        <w:t>法定代表人：</w:t>
      </w:r>
      <w:r>
        <w:rPr>
          <w:rFonts w:hint="eastAsia" w:eastAsia="华文楷体"/>
          <w:bCs/>
          <w:kern w:val="0"/>
          <w:szCs w:val="21"/>
        </w:rPr>
        <w:t>王筱圃，以下简称“极峰智能”）和【                                】（</w:t>
      </w:r>
      <w:r>
        <w:rPr>
          <w:rFonts w:eastAsia="华文楷体"/>
          <w:bCs/>
          <w:kern w:val="0"/>
          <w:szCs w:val="21"/>
        </w:rPr>
        <w:t>住所：</w:t>
      </w:r>
      <w:r>
        <w:rPr>
          <w:rFonts w:hint="eastAsia" w:eastAsia="华文楷体"/>
          <w:bCs/>
          <w:kern w:val="0"/>
          <w:szCs w:val="21"/>
        </w:rPr>
        <w:t xml:space="preserve">                       、</w:t>
      </w:r>
      <w:r>
        <w:rPr>
          <w:rFonts w:eastAsia="华文楷体"/>
          <w:bCs/>
          <w:kern w:val="0"/>
          <w:szCs w:val="21"/>
        </w:rPr>
        <w:t>法定代表人：</w:t>
      </w:r>
      <w:r>
        <w:rPr>
          <w:rFonts w:hint="eastAsia" w:eastAsia="华文楷体"/>
          <w:bCs/>
          <w:kern w:val="0"/>
          <w:szCs w:val="21"/>
        </w:rPr>
        <w:t xml:space="preserve">       ，以下简称“     ”）</w:t>
      </w:r>
      <w:r>
        <w:rPr>
          <w:rFonts w:eastAsia="华文楷体"/>
          <w:kern w:val="0"/>
          <w:szCs w:val="21"/>
        </w:rPr>
        <w:t xml:space="preserve">于  </w:t>
      </w:r>
      <w:r>
        <w:rPr>
          <w:rFonts w:hint="eastAsia" w:eastAsia="华文楷体"/>
          <w:kern w:val="0"/>
          <w:szCs w:val="21"/>
        </w:rPr>
        <w:t xml:space="preserve">  </w:t>
      </w:r>
      <w:r>
        <w:rPr>
          <w:rFonts w:eastAsia="华文楷体"/>
          <w:kern w:val="0"/>
          <w:szCs w:val="21"/>
        </w:rPr>
        <w:t xml:space="preserve">年  月  </w:t>
      </w:r>
      <w:ins w:id="0" w:author="索琪Suky-GeegoByte" w:date="2025-10-09T16:29:43Z">
        <w:r>
          <w:rPr>
            <w:rFonts w:hint="eastAsia" w:eastAsia="华文楷体"/>
            <w:kern w:val="0"/>
            <w:szCs w:val="21"/>
            <w:lang w:val="en-US" w:eastAsia="zh-CN"/>
          </w:rPr>
          <w:t xml:space="preserve"> </w:t>
        </w:r>
      </w:ins>
      <w:r>
        <w:rPr>
          <w:rFonts w:eastAsia="华文楷体"/>
          <w:kern w:val="0"/>
          <w:szCs w:val="21"/>
        </w:rPr>
        <w:t>日</w:t>
      </w:r>
      <w:r>
        <w:rPr>
          <w:rFonts w:hint="eastAsia" w:eastAsia="华文楷体"/>
          <w:kern w:val="0"/>
          <w:szCs w:val="21"/>
        </w:rPr>
        <w:t xml:space="preserve">在 </w:t>
      </w:r>
      <w:r>
        <w:rPr>
          <w:rFonts w:eastAsia="华文楷体"/>
          <w:kern w:val="0"/>
          <w:szCs w:val="21"/>
        </w:rPr>
        <w:t xml:space="preserve">     签署</w:t>
      </w:r>
      <w:r>
        <w:rPr>
          <w:rFonts w:hint="eastAsia" w:eastAsia="华文楷体"/>
          <w:kern w:val="0"/>
          <w:szCs w:val="21"/>
        </w:rPr>
        <w:t>：</w:t>
      </w:r>
    </w:p>
    <w:p w14:paraId="65443AAA">
      <w:pPr>
        <w:autoSpaceDE w:val="0"/>
        <w:autoSpaceDN w:val="0"/>
        <w:adjustRightInd w:val="0"/>
        <w:spacing w:before="156" w:beforeLines="50" w:after="156" w:afterLines="50" w:line="440" w:lineRule="exact"/>
        <w:rPr>
          <w:rFonts w:eastAsia="华文楷体"/>
          <w:kern w:val="0"/>
          <w:szCs w:val="21"/>
        </w:rPr>
      </w:pPr>
      <w:r>
        <w:rPr>
          <w:rFonts w:hint="eastAsia" w:eastAsia="华文楷体"/>
          <w:kern w:val="0"/>
          <w:szCs w:val="21"/>
        </w:rPr>
        <w:t xml:space="preserve">（极峰智能与【   </w:t>
      </w:r>
      <w:bookmarkStart w:id="4" w:name="_GoBack"/>
      <w:bookmarkEnd w:id="4"/>
      <w:r>
        <w:rPr>
          <w:rFonts w:hint="eastAsia" w:eastAsia="华文楷体"/>
          <w:kern w:val="0"/>
          <w:szCs w:val="21"/>
        </w:rPr>
        <w:t xml:space="preserve">     】单称“一方”，合称“双方”）</w:t>
      </w:r>
    </w:p>
    <w:p w14:paraId="6C5A6450">
      <w:pPr>
        <w:autoSpaceDE w:val="0"/>
        <w:autoSpaceDN w:val="0"/>
        <w:adjustRightInd w:val="0"/>
        <w:spacing w:before="156" w:beforeLines="50" w:after="156" w:afterLines="50" w:line="440" w:lineRule="exact"/>
        <w:rPr>
          <w:rFonts w:eastAsia="华文楷体"/>
          <w:kern w:val="0"/>
          <w:sz w:val="24"/>
        </w:rPr>
      </w:pPr>
    </w:p>
    <w:p w14:paraId="0415B670">
      <w:pPr>
        <w:autoSpaceDE w:val="0"/>
        <w:autoSpaceDN w:val="0"/>
        <w:adjustRightInd w:val="0"/>
        <w:spacing w:before="156" w:beforeLines="50" w:after="156" w:afterLines="50" w:line="440" w:lineRule="exact"/>
        <w:rPr>
          <w:rFonts w:eastAsia="华文楷体"/>
          <w:kern w:val="0"/>
          <w:szCs w:val="21"/>
        </w:rPr>
      </w:pPr>
      <w:r>
        <w:rPr>
          <w:rFonts w:eastAsia="华文楷体"/>
          <w:kern w:val="0"/>
          <w:szCs w:val="21"/>
        </w:rPr>
        <w:t>鉴于双方拟</w:t>
      </w:r>
      <w:r>
        <w:rPr>
          <w:rFonts w:hint="eastAsia" w:eastAsia="华文楷体"/>
          <w:kern w:val="0"/>
          <w:szCs w:val="21"/>
        </w:rPr>
        <w:t>就【</w:t>
      </w:r>
      <w:ins w:id="1" w:author="索琪Suky-GeegoByte" w:date="2025-10-09T16:28:15Z">
        <w:r>
          <w:rPr>
            <w:rFonts w:hint="eastAsia" w:eastAsia="华文楷体"/>
            <w:kern w:val="0"/>
            <w:szCs w:val="21"/>
            <w:lang w:val="en-US" w:eastAsia="zh-CN"/>
          </w:rPr>
          <w:t>东义</w:t>
        </w:r>
      </w:ins>
      <w:ins w:id="2" w:author="索琪Suky-GeegoByte" w:date="2025-10-09T16:28:34Z">
        <w:r>
          <w:rPr>
            <w:rFonts w:hint="eastAsia" w:eastAsia="华文楷体"/>
            <w:kern w:val="0"/>
            <w:szCs w:val="21"/>
            <w:lang w:val="en-US" w:eastAsia="zh-CN"/>
          </w:rPr>
          <w:t>集团</w:t>
        </w:r>
      </w:ins>
      <w:ins w:id="3" w:author="索琪Suky-GeegoByte" w:date="2025-10-09T16:28:37Z">
        <w:r>
          <w:rPr>
            <w:rFonts w:hint="eastAsia" w:eastAsia="华文楷体"/>
            <w:kern w:val="0"/>
            <w:szCs w:val="21"/>
            <w:lang w:val="en-US" w:eastAsia="zh-CN"/>
          </w:rPr>
          <w:t>A</w:t>
        </w:r>
      </w:ins>
      <w:ins w:id="4" w:author="索琪Suky-GeegoByte" w:date="2025-10-09T16:28:44Z">
        <w:r>
          <w:rPr>
            <w:rFonts w:hint="eastAsia" w:eastAsia="华文楷体"/>
            <w:kern w:val="0"/>
            <w:szCs w:val="21"/>
            <w:lang w:val="en-US" w:eastAsia="zh-CN"/>
          </w:rPr>
          <w:t>I</w:t>
        </w:r>
      </w:ins>
      <w:ins w:id="5" w:author="索琪Suky-GeegoByte" w:date="2025-10-09T16:28:37Z">
        <w:r>
          <w:rPr>
            <w:rFonts w:hint="eastAsia" w:eastAsia="华文楷体"/>
            <w:kern w:val="0"/>
            <w:szCs w:val="21"/>
            <w:lang w:val="en-US" w:eastAsia="zh-CN"/>
          </w:rPr>
          <w:t>智能化</w:t>
        </w:r>
      </w:ins>
      <w:ins w:id="6" w:author="索琪Suky-GeegoByte" w:date="2025-10-09T16:28:46Z">
        <w:r>
          <w:rPr>
            <w:rFonts w:hint="eastAsia" w:eastAsia="华文楷体"/>
            <w:kern w:val="0"/>
            <w:szCs w:val="21"/>
            <w:lang w:val="en-US" w:eastAsia="zh-CN"/>
          </w:rPr>
          <w:t>项目</w:t>
        </w:r>
      </w:ins>
      <w:ins w:id="7" w:author="索琪Suky-GeegoByte" w:date="2025-10-09T16:28:47Z">
        <w:r>
          <w:rPr>
            <w:rFonts w:hint="eastAsia" w:eastAsia="华文楷体"/>
            <w:kern w:val="0"/>
            <w:szCs w:val="21"/>
            <w:lang w:val="en-US" w:eastAsia="zh-CN"/>
          </w:rPr>
          <w:t>合作</w:t>
        </w:r>
      </w:ins>
      <w:r>
        <w:rPr>
          <w:rFonts w:hint="eastAsia" w:eastAsia="华文楷体"/>
          <w:kern w:val="0"/>
          <w:szCs w:val="21"/>
        </w:rPr>
        <w:t>】</w:t>
      </w:r>
      <w:bookmarkStart w:id="0" w:name="_Hlk189829508"/>
      <w:r>
        <w:rPr>
          <w:rFonts w:hint="eastAsia" w:eastAsia="华文楷体"/>
          <w:kern w:val="0"/>
          <w:szCs w:val="21"/>
        </w:rPr>
        <w:t>事宜进行磋商及</w:t>
      </w:r>
      <w:bookmarkEnd w:id="0"/>
      <w:r>
        <w:rPr>
          <w:rFonts w:hint="eastAsia" w:eastAsia="华文楷体"/>
          <w:kern w:val="0"/>
          <w:szCs w:val="21"/>
        </w:rPr>
        <w:t>后续可能的合作</w:t>
      </w:r>
      <w:r>
        <w:rPr>
          <w:rFonts w:eastAsia="华文楷体"/>
          <w:kern w:val="0"/>
          <w:szCs w:val="21"/>
        </w:rPr>
        <w:t>（以下简称</w:t>
      </w:r>
      <w:r>
        <w:rPr>
          <w:rFonts w:hint="eastAsia" w:eastAsia="华文楷体"/>
          <w:kern w:val="0"/>
          <w:szCs w:val="21"/>
        </w:rPr>
        <w:t>“</w:t>
      </w:r>
      <w:r>
        <w:rPr>
          <w:rFonts w:eastAsia="华文楷体"/>
          <w:kern w:val="0"/>
          <w:szCs w:val="21"/>
        </w:rPr>
        <w:t>项目</w:t>
      </w:r>
      <w:r>
        <w:rPr>
          <w:rFonts w:hint="eastAsia" w:eastAsia="华文楷体"/>
          <w:kern w:val="0"/>
          <w:szCs w:val="21"/>
        </w:rPr>
        <w:t>”</w:t>
      </w:r>
      <w:r>
        <w:rPr>
          <w:rFonts w:eastAsia="华文楷体"/>
          <w:kern w:val="0"/>
          <w:szCs w:val="21"/>
        </w:rPr>
        <w:t>），为确保</w:t>
      </w:r>
      <w:r>
        <w:rPr>
          <w:rFonts w:hint="eastAsia" w:eastAsia="华文楷体"/>
          <w:kern w:val="0"/>
          <w:szCs w:val="21"/>
        </w:rPr>
        <w:t>双方就</w:t>
      </w:r>
      <w:r>
        <w:rPr>
          <w:rFonts w:eastAsia="华文楷体"/>
          <w:kern w:val="0"/>
          <w:szCs w:val="21"/>
        </w:rPr>
        <w:t>项目的洽谈、</w:t>
      </w:r>
      <w:r>
        <w:rPr>
          <w:rFonts w:hint="eastAsia" w:eastAsia="华文楷体"/>
          <w:kern w:val="0"/>
          <w:szCs w:val="21"/>
        </w:rPr>
        <w:t>尽调、执行以及后续</w:t>
      </w:r>
      <w:r>
        <w:rPr>
          <w:rFonts w:eastAsia="华文楷体"/>
          <w:kern w:val="0"/>
          <w:szCs w:val="21"/>
        </w:rPr>
        <w:t>合作</w:t>
      </w:r>
      <w:r>
        <w:rPr>
          <w:rFonts w:hint="eastAsia" w:eastAsia="华文楷体"/>
          <w:kern w:val="0"/>
          <w:szCs w:val="21"/>
        </w:rPr>
        <w:t>的</w:t>
      </w:r>
      <w:r>
        <w:rPr>
          <w:rFonts w:eastAsia="华文楷体"/>
          <w:kern w:val="0"/>
          <w:szCs w:val="21"/>
        </w:rPr>
        <w:t>正常开展，双方经友好协商达成如下协议，且双方均同意签约</w:t>
      </w:r>
      <w:r>
        <w:rPr>
          <w:rFonts w:eastAsia="华文楷体"/>
          <w:bCs/>
          <w:kern w:val="0"/>
          <w:szCs w:val="21"/>
        </w:rPr>
        <w:t>一方的关联方等亦应当受本协议内容的约束</w:t>
      </w:r>
      <w:r>
        <w:rPr>
          <w:rFonts w:eastAsia="华文楷体"/>
          <w:kern w:val="0"/>
          <w:szCs w:val="21"/>
        </w:rPr>
        <w:t>（本协议项下披露保密信息的一方及其关联方</w:t>
      </w:r>
      <w:r>
        <w:rPr>
          <w:rFonts w:hint="eastAsia" w:eastAsia="华文楷体"/>
          <w:kern w:val="0"/>
          <w:szCs w:val="21"/>
        </w:rPr>
        <w:t>以下统称“</w:t>
      </w:r>
      <w:r>
        <w:rPr>
          <w:rFonts w:eastAsia="华文楷体"/>
          <w:kern w:val="0"/>
          <w:szCs w:val="21"/>
        </w:rPr>
        <w:t>披露方</w:t>
      </w:r>
      <w:r>
        <w:rPr>
          <w:rFonts w:hint="eastAsia" w:eastAsia="华文楷体"/>
          <w:kern w:val="0"/>
          <w:szCs w:val="21"/>
        </w:rPr>
        <w:t>”</w:t>
      </w:r>
      <w:r>
        <w:rPr>
          <w:rFonts w:eastAsia="华文楷体"/>
          <w:kern w:val="0"/>
          <w:szCs w:val="21"/>
        </w:rPr>
        <w:t>，接受保密信息的一方及其关联方</w:t>
      </w:r>
      <w:r>
        <w:rPr>
          <w:rFonts w:hint="eastAsia" w:eastAsia="华文楷体"/>
          <w:kern w:val="0"/>
          <w:szCs w:val="21"/>
        </w:rPr>
        <w:t>以下统称“</w:t>
      </w:r>
      <w:r>
        <w:rPr>
          <w:rFonts w:eastAsia="华文楷体"/>
          <w:kern w:val="0"/>
          <w:szCs w:val="21"/>
        </w:rPr>
        <w:t>接受方</w:t>
      </w:r>
      <w:r>
        <w:rPr>
          <w:rFonts w:hint="eastAsia" w:eastAsia="华文楷体"/>
          <w:kern w:val="0"/>
          <w:szCs w:val="21"/>
        </w:rPr>
        <w:t>”</w:t>
      </w:r>
      <w:r>
        <w:rPr>
          <w:rFonts w:eastAsia="华文楷体"/>
          <w:kern w:val="0"/>
          <w:szCs w:val="21"/>
        </w:rPr>
        <w:t>）：</w:t>
      </w:r>
    </w:p>
    <w:p w14:paraId="251D4D05">
      <w:pPr>
        <w:autoSpaceDE w:val="0"/>
        <w:autoSpaceDN w:val="0"/>
        <w:adjustRightInd w:val="0"/>
        <w:spacing w:before="156" w:beforeLines="50" w:after="156" w:afterLines="50" w:line="440" w:lineRule="exact"/>
        <w:rPr>
          <w:rFonts w:eastAsia="华文楷体"/>
          <w:b/>
          <w:bCs/>
          <w:kern w:val="0"/>
          <w:szCs w:val="21"/>
        </w:rPr>
      </w:pPr>
      <w:r>
        <w:rPr>
          <w:rFonts w:hint="eastAsia" w:eastAsia="华文楷体"/>
          <w:b/>
          <w:bCs/>
          <w:kern w:val="0"/>
          <w:szCs w:val="21"/>
        </w:rPr>
        <w:t xml:space="preserve">第一条  </w:t>
      </w:r>
      <w:r>
        <w:rPr>
          <w:rFonts w:eastAsia="华文楷体"/>
          <w:b/>
          <w:bCs/>
          <w:kern w:val="0"/>
          <w:szCs w:val="21"/>
        </w:rPr>
        <w:t>保密信息及</w:t>
      </w:r>
      <w:r>
        <w:rPr>
          <w:rFonts w:hint="eastAsia" w:eastAsia="华文楷体"/>
          <w:b/>
          <w:bCs/>
          <w:kern w:val="0"/>
          <w:szCs w:val="21"/>
        </w:rPr>
        <w:t>相关</w:t>
      </w:r>
      <w:r>
        <w:rPr>
          <w:rFonts w:eastAsia="华文楷体"/>
          <w:b/>
          <w:bCs/>
          <w:kern w:val="0"/>
          <w:szCs w:val="21"/>
        </w:rPr>
        <w:t>定义</w:t>
      </w:r>
    </w:p>
    <w:p w14:paraId="05E8B3C7">
      <w:pPr>
        <w:tabs>
          <w:tab w:val="left" w:pos="426"/>
        </w:tabs>
        <w:autoSpaceDE w:val="0"/>
        <w:autoSpaceDN w:val="0"/>
        <w:adjustRightInd w:val="0"/>
        <w:spacing w:before="156" w:beforeLines="50" w:after="156" w:afterLines="50" w:line="440" w:lineRule="exact"/>
        <w:ind w:left="357" w:hanging="357"/>
        <w:rPr>
          <w:rFonts w:eastAsia="华文楷体"/>
          <w:kern w:val="0"/>
          <w:szCs w:val="21"/>
        </w:rPr>
      </w:pPr>
      <w:bookmarkStart w:id="1" w:name="_Hlk190448046"/>
      <w:r>
        <w:rPr>
          <w:rFonts w:hint="eastAsia" w:eastAsia="华文楷体"/>
          <w:kern w:val="0"/>
          <w:szCs w:val="21"/>
        </w:rPr>
        <w:t>1.1 “保密信息”指属于披露方所有的，不为公众所知悉的，能为披露方带来经济利益且经披露方明确标注/指明保密或按其性质应当具有保密性质的书面或其它形式的专有信息、商业秘密及技术秘密等，具体包括但不限于与研究、实验、试验、开发、生产、产品、服务有关的各类信息（例如软件、程序、设计、样品、样本、模型、图纸、发明、工艺、流程、方式、方法、活动、配置信息、方法及其他专有技术设计和性能规范等信息）。</w:t>
      </w:r>
    </w:p>
    <w:bookmarkEnd w:id="1"/>
    <w:p w14:paraId="28AA5515">
      <w:pPr>
        <w:tabs>
          <w:tab w:val="left" w:pos="426"/>
        </w:tabs>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1.2 关联方</w:t>
      </w:r>
      <w:r>
        <w:rPr>
          <w:rFonts w:eastAsia="华文楷体"/>
          <w:kern w:val="0"/>
          <w:szCs w:val="21"/>
        </w:rPr>
        <w:t>：指一方直接或者间接地控制、受</w:t>
      </w:r>
      <w:r>
        <w:rPr>
          <w:rFonts w:hint="eastAsia" w:eastAsia="华文楷体"/>
          <w:kern w:val="0"/>
          <w:szCs w:val="21"/>
        </w:rPr>
        <w:t>该方</w:t>
      </w:r>
      <w:r>
        <w:rPr>
          <w:rFonts w:eastAsia="华文楷体"/>
          <w:kern w:val="0"/>
          <w:szCs w:val="21"/>
        </w:rPr>
        <w:t>控制或者与该方处于</w:t>
      </w:r>
      <w:r>
        <w:rPr>
          <w:rFonts w:hint="eastAsia" w:eastAsia="华文楷体"/>
          <w:kern w:val="0"/>
          <w:szCs w:val="21"/>
        </w:rPr>
        <w:t>其他方</w:t>
      </w:r>
      <w:r>
        <w:rPr>
          <w:rFonts w:eastAsia="华文楷体"/>
          <w:kern w:val="0"/>
          <w:szCs w:val="21"/>
        </w:rPr>
        <w:t>共同控制下的任何其他主体（包括自然人、法人及非法人组织）</w:t>
      </w:r>
      <w:r>
        <w:rPr>
          <w:rFonts w:hint="eastAsia" w:eastAsia="华文楷体"/>
          <w:kern w:val="0"/>
          <w:szCs w:val="21"/>
        </w:rPr>
        <w:t>，同时包括</w:t>
      </w:r>
      <w:r>
        <w:rPr>
          <w:rFonts w:eastAsia="华文楷体"/>
          <w:kern w:val="0"/>
          <w:szCs w:val="21"/>
        </w:rPr>
        <w:t>该方以及</w:t>
      </w:r>
      <w:r>
        <w:rPr>
          <w:rFonts w:hint="eastAsia" w:eastAsia="华文楷体"/>
          <w:kern w:val="0"/>
          <w:szCs w:val="21"/>
        </w:rPr>
        <w:t>上述主体</w:t>
      </w:r>
      <w:r>
        <w:rPr>
          <w:rFonts w:eastAsia="华文楷体"/>
          <w:kern w:val="0"/>
          <w:szCs w:val="21"/>
        </w:rPr>
        <w:t>的</w:t>
      </w:r>
      <w:r>
        <w:rPr>
          <w:rFonts w:hint="eastAsia" w:eastAsia="华文楷体"/>
          <w:kern w:val="0"/>
          <w:szCs w:val="21"/>
        </w:rPr>
        <w:t>法定代表人、授权代表、</w:t>
      </w:r>
      <w:r>
        <w:rPr>
          <w:rFonts w:eastAsia="华文楷体"/>
          <w:kern w:val="0"/>
          <w:szCs w:val="21"/>
        </w:rPr>
        <w:t>董事、高管、雇员、代理、顾问以及法律、财务、会计以及其他顾问</w:t>
      </w:r>
      <w:r>
        <w:rPr>
          <w:rFonts w:hint="eastAsia" w:eastAsia="华文楷体"/>
          <w:kern w:val="0"/>
          <w:szCs w:val="21"/>
        </w:rPr>
        <w:t>或中介机构。“</w:t>
      </w:r>
      <w:r>
        <w:rPr>
          <w:rFonts w:eastAsia="华文楷体"/>
          <w:kern w:val="0"/>
          <w:szCs w:val="21"/>
        </w:rPr>
        <w:t>控制</w:t>
      </w:r>
      <w:r>
        <w:rPr>
          <w:rFonts w:hint="eastAsia" w:eastAsia="华文楷体"/>
          <w:kern w:val="0"/>
          <w:szCs w:val="21"/>
        </w:rPr>
        <w:t>”</w:t>
      </w:r>
      <w:r>
        <w:rPr>
          <w:rFonts w:eastAsia="华文楷体"/>
          <w:kern w:val="0"/>
          <w:szCs w:val="21"/>
        </w:rPr>
        <w:t>指一方通过</w:t>
      </w:r>
      <w:r>
        <w:rPr>
          <w:rFonts w:hint="eastAsia" w:eastAsia="华文楷体"/>
          <w:kern w:val="0"/>
          <w:szCs w:val="21"/>
        </w:rPr>
        <w:t>股权、投票权、董事任命权等</w:t>
      </w:r>
      <w:r>
        <w:rPr>
          <w:rFonts w:eastAsia="华文楷体"/>
          <w:kern w:val="0"/>
          <w:szCs w:val="21"/>
        </w:rPr>
        <w:t>任何方式能够对被控制主体施加实质性控制或影响的权利</w:t>
      </w:r>
      <w:r>
        <w:rPr>
          <w:rFonts w:hint="eastAsia" w:eastAsia="华文楷体"/>
          <w:kern w:val="0"/>
          <w:szCs w:val="21"/>
        </w:rPr>
        <w:t>。</w:t>
      </w:r>
    </w:p>
    <w:p w14:paraId="1879EF44">
      <w:pPr>
        <w:autoSpaceDE w:val="0"/>
        <w:autoSpaceDN w:val="0"/>
        <w:adjustRightInd w:val="0"/>
        <w:spacing w:before="156" w:beforeLines="50" w:after="156" w:afterLines="50" w:line="440" w:lineRule="exact"/>
        <w:rPr>
          <w:rFonts w:eastAsia="华文楷体"/>
          <w:b/>
          <w:bCs/>
          <w:kern w:val="0"/>
          <w:szCs w:val="21"/>
        </w:rPr>
      </w:pPr>
      <w:r>
        <w:rPr>
          <w:rFonts w:hint="eastAsia" w:eastAsia="华文楷体"/>
          <w:b/>
          <w:bCs/>
          <w:kern w:val="0"/>
          <w:szCs w:val="21"/>
        </w:rPr>
        <w:t xml:space="preserve">第二条  </w:t>
      </w:r>
      <w:r>
        <w:rPr>
          <w:rFonts w:eastAsia="华文楷体"/>
          <w:b/>
          <w:bCs/>
          <w:kern w:val="0"/>
          <w:szCs w:val="21"/>
        </w:rPr>
        <w:t>双方的保密义务</w:t>
      </w:r>
    </w:p>
    <w:p w14:paraId="2BCF0227">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 xml:space="preserve">2.1 </w:t>
      </w:r>
      <w:r>
        <w:rPr>
          <w:rFonts w:eastAsia="华文楷体"/>
          <w:kern w:val="0"/>
          <w:szCs w:val="21"/>
        </w:rPr>
        <w:t>接受方应采取所有可能的保密措施和制度</w:t>
      </w:r>
      <w:r>
        <w:rPr>
          <w:rFonts w:hint="eastAsia" w:eastAsia="华文楷体"/>
          <w:kern w:val="0"/>
          <w:szCs w:val="21"/>
        </w:rPr>
        <w:t>对于</w:t>
      </w:r>
      <w:r>
        <w:rPr>
          <w:rFonts w:eastAsia="华文楷体"/>
          <w:kern w:val="0"/>
          <w:szCs w:val="21"/>
        </w:rPr>
        <w:t>保密信息</w:t>
      </w:r>
      <w:r>
        <w:rPr>
          <w:rFonts w:hint="eastAsia" w:eastAsia="华文楷体"/>
          <w:kern w:val="0"/>
          <w:szCs w:val="21"/>
        </w:rPr>
        <w:t>进行保护。</w:t>
      </w:r>
      <w:bookmarkStart w:id="2" w:name="_Hlk190448240"/>
      <w:r>
        <w:rPr>
          <w:rFonts w:eastAsia="华文楷体"/>
          <w:kern w:val="0"/>
          <w:szCs w:val="21"/>
        </w:rPr>
        <w:t>非经</w:t>
      </w:r>
      <w:r>
        <w:rPr>
          <w:rFonts w:hint="eastAsia" w:eastAsia="华文楷体"/>
          <w:kern w:val="0"/>
          <w:szCs w:val="21"/>
        </w:rPr>
        <w:t>披露方</w:t>
      </w:r>
      <w:r>
        <w:rPr>
          <w:rFonts w:eastAsia="华文楷体"/>
          <w:kern w:val="0"/>
          <w:szCs w:val="21"/>
        </w:rPr>
        <w:t>书面同意，接受方不得将保密信息</w:t>
      </w:r>
      <w:r>
        <w:rPr>
          <w:rFonts w:hint="eastAsia" w:eastAsia="华文楷体"/>
          <w:kern w:val="0"/>
          <w:szCs w:val="21"/>
        </w:rPr>
        <w:t>披露、泄露或提供</w:t>
      </w:r>
      <w:r>
        <w:rPr>
          <w:rFonts w:eastAsia="华文楷体"/>
          <w:kern w:val="0"/>
          <w:szCs w:val="21"/>
        </w:rPr>
        <w:t>给任何第三方</w:t>
      </w:r>
      <w:r>
        <w:rPr>
          <w:rFonts w:hint="eastAsia" w:eastAsia="华文楷体"/>
          <w:kern w:val="0"/>
          <w:szCs w:val="21"/>
        </w:rPr>
        <w:t>。</w:t>
      </w:r>
      <w:bookmarkEnd w:id="2"/>
    </w:p>
    <w:p w14:paraId="4119175D">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2.2 项目本身及与项目有关的一切磋商、活动及协议（包括但不限于本协议及针对项目后续签署的任何投资或合作协议文件）均属保密信息，未经双方一致书面确认，任何一方不得对外披露。</w:t>
      </w:r>
    </w:p>
    <w:p w14:paraId="54FC1EE9">
      <w:pPr>
        <w:tabs>
          <w:tab w:val="left" w:pos="426"/>
        </w:tabs>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 xml:space="preserve">2.3 </w:t>
      </w:r>
      <w:r>
        <w:rPr>
          <w:rFonts w:eastAsia="华文楷体"/>
          <w:kern w:val="0"/>
          <w:szCs w:val="21"/>
        </w:rPr>
        <w:t>未经披露方书面同意，接受方不得</w:t>
      </w:r>
      <w:r>
        <w:rPr>
          <w:rFonts w:hint="eastAsia" w:eastAsia="华文楷体"/>
          <w:kern w:val="0"/>
          <w:szCs w:val="21"/>
        </w:rPr>
        <w:t>自行</w:t>
      </w:r>
      <w:r>
        <w:rPr>
          <w:rFonts w:eastAsia="华文楷体"/>
          <w:kern w:val="0"/>
          <w:szCs w:val="21"/>
        </w:rPr>
        <w:t>或允许第三方以</w:t>
      </w:r>
      <w:r>
        <w:rPr>
          <w:rFonts w:hint="eastAsia" w:eastAsia="华文楷体"/>
          <w:kern w:val="0"/>
          <w:szCs w:val="21"/>
        </w:rPr>
        <w:t>任何</w:t>
      </w:r>
      <w:r>
        <w:rPr>
          <w:rFonts w:eastAsia="华文楷体"/>
          <w:kern w:val="0"/>
          <w:szCs w:val="21"/>
        </w:rPr>
        <w:t>不正当手段</w:t>
      </w:r>
      <w:r>
        <w:rPr>
          <w:rFonts w:hint="eastAsia" w:eastAsia="华文楷体"/>
          <w:kern w:val="0"/>
          <w:szCs w:val="21"/>
        </w:rPr>
        <w:t>（</w:t>
      </w:r>
      <w:r>
        <w:rPr>
          <w:rFonts w:eastAsia="华文楷体"/>
          <w:kern w:val="0"/>
          <w:szCs w:val="21"/>
        </w:rPr>
        <w:t>包括盗窃、欺诈、胁迫、刺探</w:t>
      </w:r>
      <w:r>
        <w:rPr>
          <w:rFonts w:hint="eastAsia" w:eastAsia="华文楷体"/>
          <w:kern w:val="0"/>
          <w:szCs w:val="21"/>
        </w:rPr>
        <w:t>、</w:t>
      </w:r>
      <w:r>
        <w:rPr>
          <w:rFonts w:eastAsia="华文楷体"/>
          <w:kern w:val="0"/>
          <w:szCs w:val="21"/>
        </w:rPr>
        <w:t>擅自复制、违反</w:t>
      </w:r>
      <w:r>
        <w:rPr>
          <w:rFonts w:hint="eastAsia" w:eastAsia="华文楷体"/>
          <w:kern w:val="0"/>
          <w:szCs w:val="21"/>
        </w:rPr>
        <w:t>或</w:t>
      </w:r>
      <w:r>
        <w:rPr>
          <w:rFonts w:eastAsia="华文楷体"/>
          <w:kern w:val="0"/>
          <w:szCs w:val="21"/>
        </w:rPr>
        <w:t>引诱他人违反保密义务或其他类似方法</w:t>
      </w:r>
      <w:r>
        <w:rPr>
          <w:rFonts w:hint="eastAsia" w:eastAsia="华文楷体"/>
          <w:kern w:val="0"/>
          <w:szCs w:val="21"/>
        </w:rPr>
        <w:t>）</w:t>
      </w:r>
      <w:r>
        <w:rPr>
          <w:rFonts w:eastAsia="华文楷体"/>
          <w:kern w:val="0"/>
          <w:szCs w:val="21"/>
        </w:rPr>
        <w:t>获取保密信息</w:t>
      </w:r>
      <w:r>
        <w:rPr>
          <w:rFonts w:hint="eastAsia" w:eastAsia="华文楷体"/>
          <w:kern w:val="0"/>
          <w:szCs w:val="21"/>
        </w:rPr>
        <w:t>。</w:t>
      </w:r>
    </w:p>
    <w:p w14:paraId="107BE2AE">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2.4 接受方应当在保密期限届满后或在披露方提出书面要求时：将接收的保密信息予以返还或销毁。在不违反本协议其它条款的条件下，或为解决双方可能发生的纠纷起见，接受方可以保留一份保密信息的档案复制件。</w:t>
      </w:r>
    </w:p>
    <w:p w14:paraId="58B6921A">
      <w:pPr>
        <w:autoSpaceDE w:val="0"/>
        <w:autoSpaceDN w:val="0"/>
        <w:adjustRightInd w:val="0"/>
        <w:spacing w:before="156" w:beforeLines="50" w:after="156" w:afterLines="50" w:line="440" w:lineRule="exact"/>
        <w:rPr>
          <w:rFonts w:eastAsia="华文楷体"/>
          <w:b/>
          <w:bCs/>
          <w:kern w:val="0"/>
          <w:szCs w:val="21"/>
        </w:rPr>
      </w:pPr>
      <w:r>
        <w:rPr>
          <w:rFonts w:hint="eastAsia" w:eastAsia="华文楷体"/>
          <w:b/>
          <w:bCs/>
          <w:kern w:val="0"/>
          <w:szCs w:val="21"/>
        </w:rPr>
        <w:t xml:space="preserve">第三条  </w:t>
      </w:r>
      <w:r>
        <w:rPr>
          <w:rFonts w:eastAsia="华文楷体"/>
          <w:b/>
          <w:bCs/>
          <w:kern w:val="0"/>
          <w:szCs w:val="21"/>
        </w:rPr>
        <w:t>例外约定</w:t>
      </w:r>
    </w:p>
    <w:p w14:paraId="2508DC0E">
      <w:pPr>
        <w:tabs>
          <w:tab w:val="left" w:pos="426"/>
        </w:tabs>
        <w:autoSpaceDE w:val="0"/>
        <w:autoSpaceDN w:val="0"/>
        <w:adjustRightInd w:val="0"/>
        <w:spacing w:before="156" w:beforeLines="50" w:after="156" w:afterLines="50" w:line="440" w:lineRule="exact"/>
        <w:rPr>
          <w:rFonts w:eastAsia="华文楷体"/>
          <w:kern w:val="0"/>
          <w:szCs w:val="21"/>
        </w:rPr>
      </w:pPr>
      <w:r>
        <w:rPr>
          <w:rFonts w:eastAsia="华文楷体"/>
          <w:kern w:val="0"/>
          <w:szCs w:val="21"/>
        </w:rPr>
        <w:t>在</w:t>
      </w:r>
      <w:r>
        <w:rPr>
          <w:rFonts w:hint="eastAsia" w:eastAsia="华文楷体"/>
          <w:kern w:val="0"/>
          <w:szCs w:val="21"/>
        </w:rPr>
        <w:t>本条所述的</w:t>
      </w:r>
      <w:r>
        <w:rPr>
          <w:rFonts w:eastAsia="华文楷体"/>
          <w:kern w:val="0"/>
          <w:szCs w:val="21"/>
        </w:rPr>
        <w:t>下列情况下，接受方对于保密信息的</w:t>
      </w:r>
      <w:r>
        <w:rPr>
          <w:rFonts w:hint="eastAsia" w:eastAsia="华文楷体"/>
          <w:kern w:val="0"/>
          <w:szCs w:val="21"/>
        </w:rPr>
        <w:t>合法</w:t>
      </w:r>
      <w:r>
        <w:rPr>
          <w:rFonts w:eastAsia="华文楷体"/>
          <w:kern w:val="0"/>
          <w:szCs w:val="21"/>
        </w:rPr>
        <w:t>披露将不承担责任：</w:t>
      </w:r>
    </w:p>
    <w:p w14:paraId="61533CC8">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3.1</w:t>
      </w:r>
      <w:r>
        <w:rPr>
          <w:rFonts w:eastAsia="华文楷体"/>
          <w:kern w:val="0"/>
          <w:szCs w:val="21"/>
        </w:rPr>
        <w:t xml:space="preserve"> </w:t>
      </w:r>
      <w:r>
        <w:rPr>
          <w:rFonts w:hint="eastAsia" w:eastAsia="华文楷体"/>
          <w:kern w:val="0"/>
          <w:szCs w:val="21"/>
        </w:rPr>
        <w:t>披露方书面批准接受方向第三方披露该信息；</w:t>
      </w:r>
    </w:p>
    <w:p w14:paraId="1F4EBB3D">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3.2</w:t>
      </w:r>
      <w:r>
        <w:rPr>
          <w:rFonts w:eastAsia="华文楷体"/>
          <w:kern w:val="0"/>
          <w:szCs w:val="21"/>
        </w:rPr>
        <w:t xml:space="preserve"> </w:t>
      </w:r>
      <w:r>
        <w:rPr>
          <w:rFonts w:hint="eastAsia" w:eastAsia="华文楷体"/>
          <w:kern w:val="0"/>
          <w:szCs w:val="21"/>
        </w:rPr>
        <w:t>披露方对于保密信息进行解密并予以公开；</w:t>
      </w:r>
    </w:p>
    <w:p w14:paraId="3F0F9F8B">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3.3</w:t>
      </w:r>
      <w:r>
        <w:rPr>
          <w:rFonts w:eastAsia="华文楷体"/>
          <w:kern w:val="0"/>
          <w:szCs w:val="21"/>
        </w:rPr>
        <w:t xml:space="preserve"> </w:t>
      </w:r>
      <w:r>
        <w:rPr>
          <w:rFonts w:hint="eastAsia" w:eastAsia="华文楷体"/>
          <w:kern w:val="0"/>
          <w:szCs w:val="21"/>
        </w:rPr>
        <w:t>应政府机关、监管机构或司法机关依法要求的披露；</w:t>
      </w:r>
    </w:p>
    <w:p w14:paraId="21509214">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3.4 基于项目推进之目的，在必要且合理的范围内向相关供应商进行的披露；</w:t>
      </w:r>
    </w:p>
    <w:p w14:paraId="3DD78232">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3.5 在未借助、使用或依靠保密信息的情况下，接受方于披露方向其披露保密信息前通过独立研究、创作或其他合法途径自行获得的信息。</w:t>
      </w:r>
    </w:p>
    <w:p w14:paraId="7513D55B">
      <w:pPr>
        <w:autoSpaceDE w:val="0"/>
        <w:autoSpaceDN w:val="0"/>
        <w:adjustRightInd w:val="0"/>
        <w:spacing w:before="156" w:beforeLines="50" w:after="156" w:afterLines="50" w:line="440" w:lineRule="exact"/>
        <w:rPr>
          <w:rFonts w:eastAsia="华文楷体"/>
          <w:b/>
          <w:bCs/>
          <w:kern w:val="0"/>
          <w:szCs w:val="21"/>
        </w:rPr>
      </w:pPr>
      <w:r>
        <w:rPr>
          <w:rFonts w:hint="eastAsia" w:eastAsia="华文楷体"/>
          <w:b/>
          <w:bCs/>
          <w:kern w:val="0"/>
          <w:szCs w:val="21"/>
        </w:rPr>
        <w:t xml:space="preserve">第四条  </w:t>
      </w:r>
      <w:r>
        <w:rPr>
          <w:rFonts w:eastAsia="华文楷体"/>
          <w:b/>
          <w:bCs/>
          <w:kern w:val="0"/>
          <w:szCs w:val="21"/>
        </w:rPr>
        <w:t>保密期限</w:t>
      </w:r>
    </w:p>
    <w:p w14:paraId="6D31E52A">
      <w:pPr>
        <w:autoSpaceDE w:val="0"/>
        <w:autoSpaceDN w:val="0"/>
        <w:adjustRightInd w:val="0"/>
        <w:spacing w:before="156" w:beforeLines="50" w:after="156" w:afterLines="50" w:line="440" w:lineRule="exact"/>
        <w:rPr>
          <w:rFonts w:eastAsia="华文楷体"/>
          <w:kern w:val="0"/>
          <w:szCs w:val="21"/>
        </w:rPr>
      </w:pPr>
      <w:r>
        <w:rPr>
          <w:rFonts w:hint="eastAsia" w:eastAsia="华文楷体"/>
          <w:kern w:val="0"/>
          <w:szCs w:val="21"/>
        </w:rPr>
        <w:t>接受方在本协议项下对于保密信息所应负有的保密义务应于以下二者中较早来临的日期终止：（1）保密信息进入公开渠道，不再具有保密性时；（2）本协议终止后【2】年。对于构成商业秘密或技术秘密的保密信息，保密义务将一直延续，直至该保密信息不再构成法律意义上的商业秘密或技术秘密/专有技术时为止。</w:t>
      </w:r>
    </w:p>
    <w:p w14:paraId="50986E39">
      <w:pPr>
        <w:autoSpaceDE w:val="0"/>
        <w:autoSpaceDN w:val="0"/>
        <w:adjustRightInd w:val="0"/>
        <w:spacing w:before="156" w:beforeLines="50" w:after="156" w:afterLines="50" w:line="440" w:lineRule="exact"/>
        <w:rPr>
          <w:rFonts w:eastAsia="华文楷体"/>
          <w:b/>
          <w:bCs/>
          <w:kern w:val="0"/>
          <w:szCs w:val="21"/>
        </w:rPr>
      </w:pPr>
      <w:r>
        <w:rPr>
          <w:rFonts w:hint="eastAsia" w:eastAsia="华文楷体"/>
          <w:b/>
          <w:bCs/>
          <w:kern w:val="0"/>
          <w:szCs w:val="21"/>
        </w:rPr>
        <w:t xml:space="preserve">第五条 </w:t>
      </w:r>
      <w:r>
        <w:rPr>
          <w:rFonts w:eastAsia="华文楷体"/>
          <w:b/>
          <w:bCs/>
          <w:kern w:val="0"/>
          <w:szCs w:val="21"/>
        </w:rPr>
        <w:t xml:space="preserve"> </w:t>
      </w:r>
      <w:r>
        <w:rPr>
          <w:rFonts w:hint="eastAsia" w:eastAsia="华文楷体"/>
          <w:b/>
          <w:bCs/>
          <w:kern w:val="0"/>
          <w:szCs w:val="21"/>
        </w:rPr>
        <w:t>陈述与保证</w:t>
      </w:r>
    </w:p>
    <w:p w14:paraId="2CD047C5">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5.1 出于项目合作之需要，披露方应当在向接受方披露保密信息时，承诺将尽可能详细准确地为接受方提供项目有关的资料和信息，并保证其所提供信息的真实性、完整性、及时性和有效性。</w:t>
      </w:r>
    </w:p>
    <w:p w14:paraId="76DC0385">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5.2 披露方保证其有权将本协议项下保密信息披露给接受方，且该等披露不会侵犯任何第三方权益，也不会违反任何法律法规、披露方与任何第三方签订的协议或文件。</w:t>
      </w:r>
    </w:p>
    <w:p w14:paraId="171EA64C">
      <w:pPr>
        <w:autoSpaceDE w:val="0"/>
        <w:autoSpaceDN w:val="0"/>
        <w:adjustRightInd w:val="0"/>
        <w:spacing w:before="156" w:beforeLines="50" w:after="156" w:afterLines="50" w:line="440" w:lineRule="exact"/>
        <w:rPr>
          <w:rFonts w:eastAsia="华文楷体"/>
          <w:b/>
          <w:bCs/>
          <w:kern w:val="0"/>
          <w:szCs w:val="21"/>
        </w:rPr>
      </w:pPr>
      <w:r>
        <w:rPr>
          <w:rFonts w:eastAsia="华文楷体"/>
          <w:b/>
          <w:bCs/>
          <w:kern w:val="0"/>
          <w:szCs w:val="21"/>
        </w:rPr>
        <w:t>第六条  违约责任</w:t>
      </w:r>
    </w:p>
    <w:p w14:paraId="12ABA5E1">
      <w:pPr>
        <w:autoSpaceDE w:val="0"/>
        <w:autoSpaceDN w:val="0"/>
        <w:adjustRightInd w:val="0"/>
        <w:spacing w:before="156" w:beforeLines="50" w:after="156" w:afterLines="50" w:line="440" w:lineRule="exact"/>
        <w:rPr>
          <w:rFonts w:eastAsia="华文楷体"/>
          <w:b/>
          <w:bCs/>
          <w:kern w:val="0"/>
          <w:szCs w:val="21"/>
        </w:rPr>
      </w:pPr>
      <w:bookmarkStart w:id="3" w:name="OLE_LINK1"/>
      <w:r>
        <w:rPr>
          <w:rFonts w:hint="eastAsia" w:eastAsia="华文楷体"/>
          <w:bCs/>
          <w:kern w:val="0"/>
          <w:szCs w:val="21"/>
        </w:rPr>
        <w:t>一方应就其违反本协议项下的任何义务而给对方造成的直接损失（不包括给对方造成的预期可得利益损失、经营损失、市场份额损失和商誉损失等任何非直接性的损失）承担赔偿责任。双方应尽量采取合理的补救措施，以降低可能造成的损失。</w:t>
      </w:r>
      <w:bookmarkEnd w:id="3"/>
    </w:p>
    <w:p w14:paraId="2BD013A1">
      <w:pPr>
        <w:autoSpaceDE w:val="0"/>
        <w:autoSpaceDN w:val="0"/>
        <w:adjustRightInd w:val="0"/>
        <w:spacing w:before="156" w:beforeLines="50" w:after="156" w:afterLines="50" w:line="440" w:lineRule="exact"/>
        <w:rPr>
          <w:rFonts w:eastAsia="华文楷体"/>
          <w:b/>
          <w:bCs/>
          <w:kern w:val="0"/>
          <w:szCs w:val="21"/>
        </w:rPr>
      </w:pPr>
      <w:r>
        <w:rPr>
          <w:rFonts w:eastAsia="华文楷体"/>
          <w:b/>
          <w:bCs/>
          <w:kern w:val="0"/>
          <w:szCs w:val="21"/>
        </w:rPr>
        <w:t>第七条  除外责任</w:t>
      </w:r>
    </w:p>
    <w:p w14:paraId="4D020301">
      <w:pPr>
        <w:autoSpaceDE w:val="0"/>
        <w:autoSpaceDN w:val="0"/>
        <w:adjustRightInd w:val="0"/>
        <w:spacing w:before="156" w:beforeLines="50" w:after="156" w:afterLines="50" w:line="440" w:lineRule="exact"/>
        <w:rPr>
          <w:rFonts w:eastAsia="华文楷体"/>
          <w:b/>
          <w:bCs/>
          <w:kern w:val="0"/>
          <w:szCs w:val="21"/>
        </w:rPr>
      </w:pPr>
      <w:r>
        <w:rPr>
          <w:rFonts w:eastAsia="华文楷体"/>
          <w:kern w:val="0"/>
          <w:szCs w:val="21"/>
        </w:rPr>
        <w:t>保密信息如涉及侵犯第三方</w:t>
      </w:r>
      <w:r>
        <w:rPr>
          <w:rFonts w:eastAsia="华文楷体"/>
          <w:bCs/>
          <w:kern w:val="0"/>
          <w:szCs w:val="21"/>
        </w:rPr>
        <w:t>的知识产权或违反</w:t>
      </w:r>
      <w:r>
        <w:rPr>
          <w:rFonts w:hint="eastAsia" w:eastAsia="华文楷体"/>
          <w:bCs/>
          <w:kern w:val="0"/>
          <w:szCs w:val="21"/>
        </w:rPr>
        <w:t>披露方对于</w:t>
      </w:r>
      <w:r>
        <w:rPr>
          <w:rFonts w:eastAsia="华文楷体"/>
          <w:bCs/>
          <w:kern w:val="0"/>
          <w:szCs w:val="21"/>
        </w:rPr>
        <w:t>第三方</w:t>
      </w:r>
      <w:r>
        <w:rPr>
          <w:rFonts w:hint="eastAsia" w:eastAsia="华文楷体"/>
          <w:bCs/>
          <w:kern w:val="0"/>
          <w:szCs w:val="21"/>
        </w:rPr>
        <w:t>所负有</w:t>
      </w:r>
      <w:r>
        <w:rPr>
          <w:rFonts w:eastAsia="华文楷体"/>
          <w:bCs/>
          <w:kern w:val="0"/>
          <w:szCs w:val="21"/>
        </w:rPr>
        <w:t>的保密义务的情况，接受方不对此</w:t>
      </w:r>
      <w:r>
        <w:rPr>
          <w:rFonts w:hint="eastAsia" w:eastAsia="华文楷体"/>
          <w:bCs/>
          <w:kern w:val="0"/>
          <w:szCs w:val="21"/>
        </w:rPr>
        <w:t>等</w:t>
      </w:r>
      <w:r>
        <w:rPr>
          <w:rFonts w:eastAsia="华文楷体"/>
          <w:bCs/>
          <w:kern w:val="0"/>
          <w:szCs w:val="21"/>
        </w:rPr>
        <w:t>行为</w:t>
      </w:r>
      <w:r>
        <w:rPr>
          <w:rFonts w:hint="eastAsia" w:eastAsia="华文楷体"/>
          <w:bCs/>
          <w:kern w:val="0"/>
          <w:szCs w:val="21"/>
        </w:rPr>
        <w:t>承担责任</w:t>
      </w:r>
      <w:r>
        <w:rPr>
          <w:rFonts w:eastAsia="华文楷体"/>
          <w:bCs/>
          <w:kern w:val="0"/>
          <w:szCs w:val="21"/>
        </w:rPr>
        <w:t>，但其应当在发现此种情形或风险时立即通知披露方，并配合披露方对此</w:t>
      </w:r>
      <w:r>
        <w:rPr>
          <w:rFonts w:hint="eastAsia" w:eastAsia="华文楷体"/>
          <w:bCs/>
          <w:kern w:val="0"/>
          <w:szCs w:val="21"/>
        </w:rPr>
        <w:t>等</w:t>
      </w:r>
      <w:r>
        <w:rPr>
          <w:rFonts w:eastAsia="华文楷体"/>
          <w:bCs/>
          <w:kern w:val="0"/>
          <w:szCs w:val="21"/>
        </w:rPr>
        <w:t>问题予以解决。</w:t>
      </w:r>
    </w:p>
    <w:p w14:paraId="1F41FE30">
      <w:pPr>
        <w:autoSpaceDE w:val="0"/>
        <w:autoSpaceDN w:val="0"/>
        <w:adjustRightInd w:val="0"/>
        <w:spacing w:before="156" w:beforeLines="50" w:after="156" w:afterLines="50" w:line="440" w:lineRule="exact"/>
        <w:rPr>
          <w:rFonts w:eastAsia="华文楷体"/>
          <w:b/>
          <w:bCs/>
          <w:kern w:val="0"/>
          <w:szCs w:val="21"/>
        </w:rPr>
      </w:pPr>
      <w:r>
        <w:rPr>
          <w:rFonts w:eastAsia="华文楷体"/>
          <w:b/>
          <w:bCs/>
          <w:kern w:val="0"/>
          <w:szCs w:val="21"/>
        </w:rPr>
        <w:t>第八条  争议解决</w:t>
      </w:r>
    </w:p>
    <w:p w14:paraId="2D4A05A5">
      <w:pPr>
        <w:autoSpaceDE w:val="0"/>
        <w:autoSpaceDN w:val="0"/>
        <w:adjustRightInd w:val="0"/>
        <w:spacing w:before="156" w:beforeLines="50" w:after="156" w:afterLines="50" w:line="440" w:lineRule="exact"/>
        <w:rPr>
          <w:rFonts w:eastAsia="华文楷体"/>
          <w:kern w:val="0"/>
          <w:szCs w:val="21"/>
        </w:rPr>
      </w:pPr>
      <w:r>
        <w:rPr>
          <w:rFonts w:eastAsia="华文楷体"/>
          <w:kern w:val="0"/>
          <w:szCs w:val="21"/>
        </w:rPr>
        <w:t>本协议在</w:t>
      </w:r>
      <w:r>
        <w:rPr>
          <w:rFonts w:hint="eastAsia" w:eastAsia="华文楷体"/>
          <w:kern w:val="0"/>
          <w:szCs w:val="21"/>
        </w:rPr>
        <w:t>订立</w:t>
      </w:r>
      <w:r>
        <w:rPr>
          <w:rFonts w:eastAsia="华文楷体"/>
          <w:kern w:val="0"/>
          <w:szCs w:val="21"/>
        </w:rPr>
        <w:t>、效力、解释、履行及争议解决等一切方面均受中华人民共和国法律管辖。因由本协议引起的或与本协议有关的一切争议，双方应友好协商解决。协商不成的，任何一方均可将此等争议提交</w:t>
      </w:r>
      <w:r>
        <w:rPr>
          <w:rFonts w:hint="eastAsia" w:eastAsia="华文楷体"/>
          <w:kern w:val="0"/>
          <w:szCs w:val="21"/>
        </w:rPr>
        <w:t>【</w:t>
      </w:r>
      <w:r>
        <w:rPr>
          <w:rFonts w:eastAsia="华文楷体"/>
          <w:kern w:val="0"/>
          <w:szCs w:val="21"/>
        </w:rPr>
        <w:t>上</w:t>
      </w:r>
      <w:r>
        <w:rPr>
          <w:rFonts w:hint="eastAsia" w:eastAsia="华文楷体"/>
          <w:kern w:val="0"/>
          <w:szCs w:val="21"/>
        </w:rPr>
        <w:t>海国际经济贸易仲裁委员会（S</w:t>
      </w:r>
      <w:r>
        <w:rPr>
          <w:rFonts w:eastAsia="华文楷体"/>
          <w:kern w:val="0"/>
          <w:szCs w:val="21"/>
        </w:rPr>
        <w:t>HIAC</w:t>
      </w:r>
      <w:r>
        <w:rPr>
          <w:rFonts w:hint="eastAsia" w:eastAsia="华文楷体"/>
          <w:kern w:val="0"/>
          <w:szCs w:val="21"/>
        </w:rPr>
        <w:t>）】</w:t>
      </w:r>
      <w:r>
        <w:rPr>
          <w:rFonts w:eastAsia="华文楷体"/>
          <w:kern w:val="0"/>
          <w:szCs w:val="21"/>
        </w:rPr>
        <w:t>按照该会届时有效的仲裁规则</w:t>
      </w:r>
      <w:r>
        <w:rPr>
          <w:rFonts w:hint="eastAsia" w:eastAsia="华文楷体"/>
          <w:kern w:val="0"/>
          <w:szCs w:val="21"/>
        </w:rPr>
        <w:t>在【上海】</w:t>
      </w:r>
      <w:r>
        <w:rPr>
          <w:rFonts w:eastAsia="华文楷体"/>
          <w:kern w:val="0"/>
          <w:szCs w:val="21"/>
        </w:rPr>
        <w:t>仲裁解决。</w:t>
      </w:r>
    </w:p>
    <w:p w14:paraId="76E312D5">
      <w:pPr>
        <w:autoSpaceDE w:val="0"/>
        <w:autoSpaceDN w:val="0"/>
        <w:adjustRightInd w:val="0"/>
        <w:spacing w:before="156" w:beforeLines="50" w:after="156" w:afterLines="50" w:line="440" w:lineRule="exact"/>
        <w:rPr>
          <w:rFonts w:eastAsia="华文楷体"/>
          <w:b/>
          <w:bCs/>
          <w:kern w:val="0"/>
          <w:szCs w:val="21"/>
        </w:rPr>
      </w:pPr>
      <w:r>
        <w:rPr>
          <w:rFonts w:eastAsia="华文楷体"/>
          <w:b/>
          <w:bCs/>
          <w:kern w:val="0"/>
          <w:szCs w:val="21"/>
        </w:rPr>
        <w:t>第九条  其他</w:t>
      </w:r>
    </w:p>
    <w:p w14:paraId="39342687">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9.1</w:t>
      </w:r>
      <w:r>
        <w:rPr>
          <w:rFonts w:eastAsia="华文楷体"/>
          <w:kern w:val="0"/>
          <w:szCs w:val="21"/>
        </w:rPr>
        <w:t xml:space="preserve"> </w:t>
      </w:r>
      <w:r>
        <w:rPr>
          <w:rFonts w:hint="eastAsia" w:eastAsia="华文楷体"/>
          <w:kern w:val="0"/>
          <w:szCs w:val="21"/>
        </w:rPr>
        <w:t>本协议中的任何内容，均不构成一方通过暗示的、禁止性的或同意的方式授予另一方及其关联方对任何知识产权或其他任何受法律保护的专有权利（无论现在或将来）的任何许可、授权或任何权利。因使用本协议项下的保密信息而直接或间接产生的技术成果、知识产权及/或其他任何受法律保护的专有权利由双方针对项目合作事宜正式签订的协议文件具体约定。</w:t>
      </w:r>
    </w:p>
    <w:p w14:paraId="2FC60E2E">
      <w:pPr>
        <w:autoSpaceDE w:val="0"/>
        <w:autoSpaceDN w:val="0"/>
        <w:adjustRightInd w:val="0"/>
        <w:spacing w:before="156" w:beforeLines="50" w:after="156" w:afterLines="50" w:line="440" w:lineRule="exact"/>
        <w:ind w:left="357" w:hanging="357"/>
        <w:rPr>
          <w:rFonts w:eastAsia="华文楷体"/>
          <w:kern w:val="0"/>
          <w:szCs w:val="21"/>
        </w:rPr>
      </w:pPr>
      <w:r>
        <w:rPr>
          <w:rFonts w:hint="eastAsia" w:eastAsia="华文楷体"/>
          <w:kern w:val="0"/>
          <w:szCs w:val="21"/>
        </w:rPr>
        <w:t>9.2 对本协议的任何变更和补充，须经双方另行书面签订补充协议的方式进行。本协议经双方法定代表人或授权代表人签字并加盖单位公章后于首页所示签订日期生效，壹式贰份，双方各持壹份，每份具备相同的法律效力。</w:t>
      </w:r>
    </w:p>
    <w:p w14:paraId="493C6461">
      <w:pPr>
        <w:autoSpaceDE w:val="0"/>
        <w:autoSpaceDN w:val="0"/>
        <w:adjustRightInd w:val="0"/>
        <w:spacing w:before="156" w:beforeLines="50" w:after="156" w:afterLines="50" w:line="440" w:lineRule="exact"/>
        <w:ind w:left="357" w:hanging="357"/>
        <w:rPr>
          <w:rFonts w:eastAsia="华文楷体"/>
          <w:kern w:val="0"/>
          <w:szCs w:val="21"/>
        </w:rPr>
      </w:pPr>
    </w:p>
    <w:p w14:paraId="4E74A624">
      <w:pPr>
        <w:tabs>
          <w:tab w:val="left" w:pos="851"/>
        </w:tabs>
        <w:autoSpaceDE w:val="0"/>
        <w:autoSpaceDN w:val="0"/>
        <w:adjustRightInd w:val="0"/>
        <w:spacing w:before="156" w:beforeLines="50" w:after="156" w:afterLines="50" w:line="440" w:lineRule="exact"/>
        <w:ind w:left="426"/>
        <w:jc w:val="center"/>
        <w:rPr>
          <w:rFonts w:eastAsia="华文楷体"/>
          <w:i/>
          <w:iCs/>
          <w:kern w:val="0"/>
          <w:szCs w:val="21"/>
        </w:rPr>
      </w:pPr>
      <w:r>
        <w:rPr>
          <w:rFonts w:eastAsia="华文楷体"/>
          <w:i/>
          <w:iCs/>
          <w:kern w:val="0"/>
          <w:szCs w:val="21"/>
        </w:rPr>
        <w:t>（以下无正文</w:t>
      </w:r>
      <w:r>
        <w:rPr>
          <w:rFonts w:hint="eastAsia" w:eastAsia="华文楷体"/>
          <w:i/>
          <w:iCs/>
          <w:kern w:val="0"/>
          <w:szCs w:val="21"/>
        </w:rPr>
        <w:t>，为本协议签署页</w:t>
      </w:r>
      <w:r>
        <w:rPr>
          <w:rFonts w:eastAsia="华文楷体"/>
          <w:i/>
          <w:iCs/>
          <w:kern w:val="0"/>
          <w:szCs w:val="21"/>
        </w:rPr>
        <w:t>）</w:t>
      </w:r>
    </w:p>
    <w:p w14:paraId="52D24D18">
      <w:pPr>
        <w:tabs>
          <w:tab w:val="left" w:pos="851"/>
        </w:tabs>
        <w:autoSpaceDE w:val="0"/>
        <w:autoSpaceDN w:val="0"/>
        <w:adjustRightInd w:val="0"/>
        <w:spacing w:before="156" w:beforeLines="50" w:after="156" w:afterLines="50" w:line="440" w:lineRule="exact"/>
        <w:rPr>
          <w:rFonts w:eastAsia="华文楷体"/>
          <w:i/>
          <w:iCs/>
          <w:kern w:val="0"/>
          <w:szCs w:val="21"/>
        </w:rPr>
      </w:pPr>
      <w:r>
        <w:rPr>
          <w:rFonts w:eastAsia="华文楷体"/>
          <w:i/>
          <w:iCs/>
          <w:kern w:val="0"/>
          <w:szCs w:val="21"/>
        </w:rPr>
        <w:br w:type="page"/>
      </w:r>
    </w:p>
    <w:p w14:paraId="418BE1E4">
      <w:pPr>
        <w:spacing w:before="312" w:beforeLines="100" w:after="312" w:afterLines="100" w:line="440" w:lineRule="exact"/>
        <w:jc w:val="center"/>
        <w:rPr>
          <w:rFonts w:eastAsia="华文楷体"/>
          <w:bCs/>
          <w:szCs w:val="21"/>
        </w:rPr>
      </w:pPr>
      <w:r>
        <w:rPr>
          <w:rFonts w:hint="eastAsia" w:eastAsia="华文楷体"/>
          <w:bCs/>
          <w:szCs w:val="21"/>
        </w:rPr>
        <w:t>（</w:t>
      </w:r>
      <w:r>
        <w:rPr>
          <w:rFonts w:hint="eastAsia" w:eastAsia="华文楷体"/>
          <w:bCs/>
          <w:i/>
          <w:iCs/>
          <w:szCs w:val="21"/>
        </w:rPr>
        <w:t>本</w:t>
      </w:r>
      <w:r>
        <w:rPr>
          <w:rFonts w:hint="eastAsia" w:eastAsia="华文楷体"/>
          <w:bCs/>
          <w:szCs w:val="21"/>
        </w:rPr>
        <w:t>《</w:t>
      </w:r>
      <w:r>
        <w:rPr>
          <w:rFonts w:hint="eastAsia" w:eastAsia="华文楷体"/>
          <w:bCs/>
          <w:i/>
          <w:iCs/>
          <w:szCs w:val="21"/>
        </w:rPr>
        <w:t>保密协议》签署页</w:t>
      </w:r>
      <w:r>
        <w:rPr>
          <w:rFonts w:hint="eastAsia" w:eastAsia="华文楷体"/>
          <w:bCs/>
          <w:szCs w:val="21"/>
        </w:rPr>
        <w:t>）</w:t>
      </w:r>
    </w:p>
    <w:p w14:paraId="2E65D0CE">
      <w:pPr>
        <w:tabs>
          <w:tab w:val="left" w:pos="851"/>
        </w:tabs>
        <w:autoSpaceDE w:val="0"/>
        <w:autoSpaceDN w:val="0"/>
        <w:adjustRightInd w:val="0"/>
        <w:spacing w:before="156" w:beforeLines="50" w:after="156" w:afterLines="50" w:line="440" w:lineRule="exact"/>
        <w:rPr>
          <w:rFonts w:eastAsia="华文楷体"/>
          <w:kern w:val="0"/>
          <w:szCs w:val="21"/>
        </w:rPr>
      </w:pPr>
    </w:p>
    <w:p w14:paraId="130834AC">
      <w:pPr>
        <w:spacing w:before="312" w:beforeLines="100" w:after="312" w:afterLines="100" w:line="440" w:lineRule="exact"/>
        <w:rPr>
          <w:rFonts w:eastAsia="华文楷体"/>
          <w:b/>
          <w:szCs w:val="21"/>
        </w:rPr>
      </w:pPr>
      <w:r>
        <w:rPr>
          <w:rFonts w:hint="eastAsia" w:eastAsia="华文楷体"/>
          <w:b/>
          <w:szCs w:val="21"/>
        </w:rPr>
        <w:t>极峰智能科技（南通）有限公司</w:t>
      </w:r>
    </w:p>
    <w:p w14:paraId="3CD9690D">
      <w:pPr>
        <w:spacing w:before="312" w:beforeLines="100" w:after="312" w:afterLines="100" w:line="440" w:lineRule="exact"/>
        <w:rPr>
          <w:rFonts w:eastAsia="华文楷体"/>
          <w:bCs/>
          <w:szCs w:val="21"/>
        </w:rPr>
      </w:pPr>
      <w:r>
        <w:rPr>
          <w:rFonts w:eastAsia="华文楷体"/>
          <w:bCs/>
          <w:szCs w:val="21"/>
        </w:rPr>
        <w:t>（盖章）</w:t>
      </w:r>
    </w:p>
    <w:p w14:paraId="7B9FE4E5">
      <w:pPr>
        <w:spacing w:before="312" w:beforeLines="100" w:after="312" w:afterLines="100" w:line="440" w:lineRule="exact"/>
        <w:rPr>
          <w:rFonts w:eastAsia="华文楷体"/>
          <w:szCs w:val="21"/>
        </w:rPr>
      </w:pPr>
      <w:r>
        <w:rPr>
          <w:rFonts w:eastAsia="华文楷体"/>
          <w:szCs w:val="21"/>
        </w:rPr>
        <w:t xml:space="preserve">法定代表人或授权代表人（签字）:                 </w:t>
      </w:r>
    </w:p>
    <w:p w14:paraId="401D28D7">
      <w:pPr>
        <w:spacing w:before="312" w:beforeLines="100" w:after="312" w:afterLines="100" w:line="440" w:lineRule="exact"/>
        <w:rPr>
          <w:rFonts w:eastAsia="华文楷体"/>
          <w:szCs w:val="21"/>
        </w:rPr>
      </w:pPr>
    </w:p>
    <w:p w14:paraId="39B49F7D">
      <w:pPr>
        <w:spacing w:before="312" w:beforeLines="100" w:after="312" w:afterLines="100" w:line="440" w:lineRule="exact"/>
        <w:rPr>
          <w:rFonts w:eastAsia="华文楷体"/>
          <w:szCs w:val="21"/>
        </w:rPr>
      </w:pPr>
    </w:p>
    <w:p w14:paraId="61576104">
      <w:pPr>
        <w:spacing w:before="312" w:beforeLines="100" w:after="312" w:afterLines="100" w:line="440" w:lineRule="exact"/>
        <w:rPr>
          <w:rFonts w:eastAsia="华文楷体"/>
          <w:szCs w:val="21"/>
        </w:rPr>
      </w:pPr>
    </w:p>
    <w:p w14:paraId="7031B1CA">
      <w:pPr>
        <w:widowControl/>
        <w:spacing w:before="312" w:beforeLines="100" w:after="312" w:afterLines="100" w:line="440" w:lineRule="exact"/>
        <w:rPr>
          <w:rFonts w:eastAsia="华文楷体"/>
          <w:szCs w:val="21"/>
        </w:rPr>
      </w:pPr>
      <w:r>
        <w:rPr>
          <w:rFonts w:hint="eastAsia" w:eastAsia="华文楷体"/>
          <w:b/>
          <w:szCs w:val="21"/>
        </w:rPr>
        <w:t>【                         】</w:t>
      </w:r>
    </w:p>
    <w:p w14:paraId="3D7E7C55">
      <w:pPr>
        <w:spacing w:before="312" w:beforeLines="100" w:after="312" w:afterLines="100" w:line="440" w:lineRule="exact"/>
        <w:rPr>
          <w:rFonts w:eastAsia="华文楷体"/>
          <w:bCs/>
          <w:szCs w:val="21"/>
        </w:rPr>
      </w:pPr>
      <w:r>
        <w:rPr>
          <w:rFonts w:eastAsia="华文楷体"/>
          <w:bCs/>
          <w:szCs w:val="21"/>
        </w:rPr>
        <w:t>（盖章）</w:t>
      </w:r>
    </w:p>
    <w:p w14:paraId="38749CB9">
      <w:pPr>
        <w:spacing w:before="312" w:beforeLines="100" w:after="312" w:afterLines="100" w:line="440" w:lineRule="exact"/>
        <w:rPr>
          <w:rFonts w:eastAsia="华文楷体"/>
          <w:b/>
          <w:szCs w:val="21"/>
        </w:rPr>
      </w:pPr>
      <w:r>
        <w:rPr>
          <w:rFonts w:eastAsia="华文楷体"/>
          <w:szCs w:val="21"/>
        </w:rPr>
        <w:t xml:space="preserve">法定代表人或授权代表人（签字）:                 </w:t>
      </w:r>
    </w:p>
    <w:p w14:paraId="190112AA">
      <w:pPr>
        <w:tabs>
          <w:tab w:val="left" w:pos="851"/>
        </w:tabs>
        <w:autoSpaceDE w:val="0"/>
        <w:autoSpaceDN w:val="0"/>
        <w:adjustRightInd w:val="0"/>
        <w:spacing w:before="156" w:beforeLines="50" w:after="156" w:afterLines="50" w:line="440" w:lineRule="exact"/>
        <w:rPr>
          <w:rFonts w:eastAsia="华文楷体"/>
          <w:b/>
          <w:szCs w:val="21"/>
        </w:rPr>
      </w:pPr>
    </w:p>
    <w:sectPr>
      <w:footerReference r:id="rId5" w:type="first"/>
      <w:footerReference r:id="rId3" w:type="default"/>
      <w:footerReference r:id="rId4" w:type="even"/>
      <w:pgSz w:w="11906" w:h="16838"/>
      <w:pgMar w:top="1440" w:right="1440" w:bottom="1440" w:left="144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enlo">
    <w:panose1 w:val="020B0609030804020204"/>
    <w:charset w:val="00"/>
    <w:family w:val="auto"/>
    <w:pitch w:val="default"/>
    <w:sig w:usb0="E60022FF" w:usb1="D200F9FB" w:usb2="02000028" w:usb3="00000000" w:csb0="600001DF" w:csb1="FFDF0000"/>
  </w:font>
  <w:font w:name="Arial">
    <w:panose1 w:val="020B0604020202090204"/>
    <w:charset w:val="00"/>
    <w:family w:val="swiss"/>
    <w:pitch w:val="default"/>
    <w:sig w:usb0="E0000AFF" w:usb1="00007843" w:usb2="00000001" w:usb3="00000000" w:csb0="400001BF" w:csb1="DFF7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8752431"/>
      <w:docPartObj>
        <w:docPartGallery w:val="AutoText"/>
      </w:docPartObj>
    </w:sdtPr>
    <w:sdtContent>
      <w:sdt>
        <w:sdtPr>
          <w:id w:val="811982612"/>
          <w:docPartObj>
            <w:docPartGallery w:val="AutoText"/>
          </w:docPartObj>
        </w:sdtPr>
        <w:sdtContent>
          <w:p w14:paraId="35451527">
            <w:pPr>
              <w:pStyle w:val="5"/>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18E18D6D">
    <w:pPr>
      <w:pStyle w:val="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1AD29">
    <w:pPr>
      <w:pStyle w:val="5"/>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475CDBDB">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9441339"/>
      <w:docPartObj>
        <w:docPartGallery w:val="AutoText"/>
      </w:docPartObj>
    </w:sdtPr>
    <w:sdtContent>
      <w:sdt>
        <w:sdtPr>
          <w:id w:val="1728636285"/>
          <w:docPartObj>
            <w:docPartGallery w:val="AutoText"/>
          </w:docPartObj>
        </w:sdtPr>
        <w:sdtContent>
          <w:p w14:paraId="71B2B766">
            <w:pPr>
              <w:pStyle w:val="5"/>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087E1DE9">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1D1232"/>
    <w:multiLevelType w:val="multilevel"/>
    <w:tmpl w:val="6B1D1232"/>
    <w:lvl w:ilvl="0" w:tentative="0">
      <w:start w:val="1"/>
      <w:numFmt w:val="decimal"/>
      <w:pStyle w:val="52"/>
      <w:lvlText w:val="%1"/>
      <w:lvlJc w:val="left"/>
      <w:pPr>
        <w:tabs>
          <w:tab w:val="left" w:pos="680"/>
        </w:tabs>
        <w:ind w:left="680" w:hanging="680"/>
      </w:pPr>
      <w:rPr>
        <w:rFonts w:hint="default" w:ascii="Times New Roman" w:hAnsi="Times New Roman" w:cs="Times New Roman"/>
        <w:b w:val="0"/>
        <w:i w:val="0"/>
        <w:sz w:val="21"/>
      </w:rPr>
    </w:lvl>
    <w:lvl w:ilvl="1" w:tentative="0">
      <w:start w:val="1"/>
      <w:numFmt w:val="decimal"/>
      <w:pStyle w:val="53"/>
      <w:lvlText w:val="(%2)"/>
      <w:lvlJc w:val="left"/>
      <w:pPr>
        <w:tabs>
          <w:tab w:val="left" w:pos="1134"/>
        </w:tabs>
        <w:ind w:left="1134" w:hanging="454"/>
      </w:pPr>
      <w:rPr>
        <w:rFonts w:hint="default" w:ascii="Times New Roman" w:hAnsi="Times New Roman" w:cs="Times New Roman"/>
        <w:b w:val="0"/>
        <w:i w:val="0"/>
        <w:sz w:val="21"/>
      </w:rPr>
    </w:lvl>
    <w:lvl w:ilvl="2" w:tentative="0">
      <w:start w:val="1"/>
      <w:numFmt w:val="lowerRoman"/>
      <w:lvlText w:val="(%3)"/>
      <w:lvlJc w:val="left"/>
      <w:pPr>
        <w:tabs>
          <w:tab w:val="left" w:pos="1701"/>
        </w:tabs>
        <w:ind w:left="1701" w:hanging="567"/>
      </w:pPr>
      <w:rPr>
        <w:rFonts w:hint="default" w:ascii="Times New Roman" w:hAnsi="Times New Roman" w:cs="Times New Roman"/>
        <w:b w:val="0"/>
        <w:i w:val="0"/>
        <w:sz w:val="21"/>
      </w:rPr>
    </w:lvl>
    <w:lvl w:ilvl="3" w:tentative="0">
      <w:start w:val="1"/>
      <w:numFmt w:val="lowerRoman"/>
      <w:lvlText w:val="(%4)"/>
      <w:lvlJc w:val="left"/>
      <w:pPr>
        <w:tabs>
          <w:tab w:val="left" w:pos="2041"/>
        </w:tabs>
        <w:ind w:left="2041" w:hanging="680"/>
      </w:pPr>
      <w:rPr>
        <w:rFonts w:hint="default" w:ascii="Times New Roman" w:hAnsi="Times New Roman" w:cs="Times New Roman"/>
      </w:rPr>
    </w:lvl>
    <w:lvl w:ilvl="4" w:tentative="0">
      <w:start w:val="1"/>
      <w:numFmt w:val="lowerLetter"/>
      <w:lvlText w:val="(%5)"/>
      <w:lvlJc w:val="left"/>
      <w:pPr>
        <w:tabs>
          <w:tab w:val="left" w:pos="2608"/>
        </w:tabs>
        <w:ind w:left="2608" w:hanging="567"/>
      </w:pPr>
      <w:rPr>
        <w:rFonts w:hint="default" w:ascii="Times New Roman" w:hAnsi="Times New Roman" w:cs="Times New Roman"/>
      </w:rPr>
    </w:lvl>
    <w:lvl w:ilvl="5" w:tentative="0">
      <w:start w:val="1"/>
      <w:numFmt w:val="upperRoman"/>
      <w:lvlText w:val="(%6)"/>
      <w:lvlJc w:val="left"/>
      <w:pPr>
        <w:tabs>
          <w:tab w:val="left" w:pos="3288"/>
        </w:tabs>
        <w:ind w:left="3288" w:hanging="680"/>
      </w:pPr>
      <w:rPr>
        <w:rFonts w:hint="default" w:ascii="Times New Roman" w:hAnsi="Times New Roman" w:cs="Times New Roman"/>
      </w:rPr>
    </w:lvl>
    <w:lvl w:ilvl="6" w:tentative="0">
      <w:start w:val="1"/>
      <w:numFmt w:val="none"/>
      <w:lvlText w:val=""/>
      <w:lvlJc w:val="left"/>
      <w:pPr>
        <w:tabs>
          <w:tab w:val="left" w:pos="3288"/>
        </w:tabs>
        <w:ind w:left="3288" w:hanging="680"/>
      </w:pPr>
      <w:rPr>
        <w:rFonts w:hint="default" w:ascii="Times New Roman" w:hAnsi="Times New Roman" w:cs="Times New Roman"/>
      </w:rPr>
    </w:lvl>
    <w:lvl w:ilvl="7" w:tentative="0">
      <w:start w:val="1"/>
      <w:numFmt w:val="none"/>
      <w:lvlText w:val=""/>
      <w:lvlJc w:val="left"/>
      <w:pPr>
        <w:tabs>
          <w:tab w:val="left" w:pos="3288"/>
        </w:tabs>
        <w:ind w:left="3288" w:hanging="680"/>
      </w:pPr>
      <w:rPr>
        <w:rFonts w:hint="default" w:ascii="Times New Roman" w:hAnsi="Times New Roman" w:cs="Times New Roman"/>
      </w:rPr>
    </w:lvl>
    <w:lvl w:ilvl="8" w:tentative="0">
      <w:start w:val="1"/>
      <w:numFmt w:val="none"/>
      <w:lvlText w:val=""/>
      <w:lvlJc w:val="left"/>
      <w:pPr>
        <w:tabs>
          <w:tab w:val="left" w:pos="3288"/>
        </w:tabs>
        <w:ind w:left="3288" w:hanging="680"/>
      </w:pPr>
      <w:rPr>
        <w:rFonts w:hint="default" w:ascii="Times New Roman" w:hAnsi="Times New Roman" w:cs="Times New Roman"/>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索琪Suky-GeegoByte">
    <w15:presenceInfo w15:providerId="WPS Office" w15:userId="27613487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revisionView w:markup="0"/>
  <w:trackRevisions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2D7D00"/>
    <w:rsid w:val="00020CA9"/>
    <w:rsid w:val="00022972"/>
    <w:rsid w:val="000301FC"/>
    <w:rsid w:val="00037515"/>
    <w:rsid w:val="0004568F"/>
    <w:rsid w:val="00067C21"/>
    <w:rsid w:val="000708D2"/>
    <w:rsid w:val="0007378D"/>
    <w:rsid w:val="00075661"/>
    <w:rsid w:val="000A4A9C"/>
    <w:rsid w:val="000A4DFE"/>
    <w:rsid w:val="000B1E7A"/>
    <w:rsid w:val="000B1FC8"/>
    <w:rsid w:val="000C385B"/>
    <w:rsid w:val="000D4DB6"/>
    <w:rsid w:val="000D5018"/>
    <w:rsid w:val="000D7479"/>
    <w:rsid w:val="000E4DF8"/>
    <w:rsid w:val="000E502E"/>
    <w:rsid w:val="00106475"/>
    <w:rsid w:val="00113F22"/>
    <w:rsid w:val="00130E06"/>
    <w:rsid w:val="001358BF"/>
    <w:rsid w:val="001401FB"/>
    <w:rsid w:val="001446A6"/>
    <w:rsid w:val="00147ADD"/>
    <w:rsid w:val="001650E8"/>
    <w:rsid w:val="00175792"/>
    <w:rsid w:val="00185C33"/>
    <w:rsid w:val="00190FD3"/>
    <w:rsid w:val="001A4BA1"/>
    <w:rsid w:val="001A605E"/>
    <w:rsid w:val="001A6BE4"/>
    <w:rsid w:val="001B2379"/>
    <w:rsid w:val="001C46B6"/>
    <w:rsid w:val="001C78F9"/>
    <w:rsid w:val="001D1E0A"/>
    <w:rsid w:val="001D4658"/>
    <w:rsid w:val="001E1F4F"/>
    <w:rsid w:val="001F77BC"/>
    <w:rsid w:val="0020676C"/>
    <w:rsid w:val="00207F6F"/>
    <w:rsid w:val="00212E7D"/>
    <w:rsid w:val="00230CC0"/>
    <w:rsid w:val="0024308C"/>
    <w:rsid w:val="00250044"/>
    <w:rsid w:val="00262D1A"/>
    <w:rsid w:val="00271270"/>
    <w:rsid w:val="002728D0"/>
    <w:rsid w:val="00280D5F"/>
    <w:rsid w:val="002A1611"/>
    <w:rsid w:val="002A5853"/>
    <w:rsid w:val="002B1424"/>
    <w:rsid w:val="002B7B84"/>
    <w:rsid w:val="002D1924"/>
    <w:rsid w:val="002D22F2"/>
    <w:rsid w:val="002E6092"/>
    <w:rsid w:val="002F2682"/>
    <w:rsid w:val="002F3535"/>
    <w:rsid w:val="003000C5"/>
    <w:rsid w:val="00301018"/>
    <w:rsid w:val="00323696"/>
    <w:rsid w:val="003364B9"/>
    <w:rsid w:val="00337AC3"/>
    <w:rsid w:val="00387F3D"/>
    <w:rsid w:val="003923DF"/>
    <w:rsid w:val="00396C0A"/>
    <w:rsid w:val="00397D9A"/>
    <w:rsid w:val="003A53A0"/>
    <w:rsid w:val="003C5660"/>
    <w:rsid w:val="003C7CDD"/>
    <w:rsid w:val="003D5A7E"/>
    <w:rsid w:val="003E04EC"/>
    <w:rsid w:val="003E1ECB"/>
    <w:rsid w:val="00400206"/>
    <w:rsid w:val="00403A54"/>
    <w:rsid w:val="00404C18"/>
    <w:rsid w:val="00414917"/>
    <w:rsid w:val="004208D5"/>
    <w:rsid w:val="00421C11"/>
    <w:rsid w:val="0042436E"/>
    <w:rsid w:val="00442C39"/>
    <w:rsid w:val="00451992"/>
    <w:rsid w:val="00453D34"/>
    <w:rsid w:val="00454359"/>
    <w:rsid w:val="004552CB"/>
    <w:rsid w:val="004611A5"/>
    <w:rsid w:val="00474C48"/>
    <w:rsid w:val="004870D0"/>
    <w:rsid w:val="004A106D"/>
    <w:rsid w:val="004A2C53"/>
    <w:rsid w:val="004A4345"/>
    <w:rsid w:val="004B2DC6"/>
    <w:rsid w:val="004C21CA"/>
    <w:rsid w:val="004C26AC"/>
    <w:rsid w:val="004D20D5"/>
    <w:rsid w:val="004E0E01"/>
    <w:rsid w:val="004E589C"/>
    <w:rsid w:val="004F2624"/>
    <w:rsid w:val="004F4CED"/>
    <w:rsid w:val="00500E90"/>
    <w:rsid w:val="00504F96"/>
    <w:rsid w:val="005060E3"/>
    <w:rsid w:val="00506A92"/>
    <w:rsid w:val="005155CE"/>
    <w:rsid w:val="005208CE"/>
    <w:rsid w:val="00521341"/>
    <w:rsid w:val="005307A1"/>
    <w:rsid w:val="00537389"/>
    <w:rsid w:val="005422C3"/>
    <w:rsid w:val="00543495"/>
    <w:rsid w:val="00551F06"/>
    <w:rsid w:val="00554D2E"/>
    <w:rsid w:val="00567E44"/>
    <w:rsid w:val="0057049A"/>
    <w:rsid w:val="0057180E"/>
    <w:rsid w:val="00575D1B"/>
    <w:rsid w:val="00580CF4"/>
    <w:rsid w:val="00585D54"/>
    <w:rsid w:val="00596481"/>
    <w:rsid w:val="005A4FC7"/>
    <w:rsid w:val="005A6CE4"/>
    <w:rsid w:val="005B5A10"/>
    <w:rsid w:val="005B7DD5"/>
    <w:rsid w:val="005C1ACA"/>
    <w:rsid w:val="005C36B5"/>
    <w:rsid w:val="005C7ADA"/>
    <w:rsid w:val="005D18E7"/>
    <w:rsid w:val="005D6462"/>
    <w:rsid w:val="005F0AF5"/>
    <w:rsid w:val="006009AE"/>
    <w:rsid w:val="00601BC4"/>
    <w:rsid w:val="00604762"/>
    <w:rsid w:val="00643277"/>
    <w:rsid w:val="006947C3"/>
    <w:rsid w:val="00695C98"/>
    <w:rsid w:val="006966E5"/>
    <w:rsid w:val="006A1B9E"/>
    <w:rsid w:val="006B4BF4"/>
    <w:rsid w:val="006E4FF6"/>
    <w:rsid w:val="006F53F9"/>
    <w:rsid w:val="006F777E"/>
    <w:rsid w:val="00720CF1"/>
    <w:rsid w:val="007502BE"/>
    <w:rsid w:val="0075537F"/>
    <w:rsid w:val="007641DA"/>
    <w:rsid w:val="00766312"/>
    <w:rsid w:val="00766782"/>
    <w:rsid w:val="00770449"/>
    <w:rsid w:val="007931D3"/>
    <w:rsid w:val="007A16AF"/>
    <w:rsid w:val="007A66F7"/>
    <w:rsid w:val="007C72DE"/>
    <w:rsid w:val="007D1650"/>
    <w:rsid w:val="007D1688"/>
    <w:rsid w:val="007E3210"/>
    <w:rsid w:val="007F0612"/>
    <w:rsid w:val="007F17E0"/>
    <w:rsid w:val="007F1C24"/>
    <w:rsid w:val="007F3C16"/>
    <w:rsid w:val="008124E8"/>
    <w:rsid w:val="008174DC"/>
    <w:rsid w:val="008217C2"/>
    <w:rsid w:val="00860A50"/>
    <w:rsid w:val="00870751"/>
    <w:rsid w:val="00876AB0"/>
    <w:rsid w:val="008841FC"/>
    <w:rsid w:val="008A0614"/>
    <w:rsid w:val="008A6A8A"/>
    <w:rsid w:val="008A7CA5"/>
    <w:rsid w:val="008C2B48"/>
    <w:rsid w:val="008D0136"/>
    <w:rsid w:val="008D3674"/>
    <w:rsid w:val="008E59C7"/>
    <w:rsid w:val="008F1699"/>
    <w:rsid w:val="0092451F"/>
    <w:rsid w:val="00930B79"/>
    <w:rsid w:val="00953C90"/>
    <w:rsid w:val="009559EF"/>
    <w:rsid w:val="00962DFF"/>
    <w:rsid w:val="00966BEC"/>
    <w:rsid w:val="00983A69"/>
    <w:rsid w:val="0099446D"/>
    <w:rsid w:val="009A0485"/>
    <w:rsid w:val="009B5BA0"/>
    <w:rsid w:val="009C3C6B"/>
    <w:rsid w:val="009C5E62"/>
    <w:rsid w:val="009F5E87"/>
    <w:rsid w:val="00A15D4A"/>
    <w:rsid w:val="00A20185"/>
    <w:rsid w:val="00A5182F"/>
    <w:rsid w:val="00A53665"/>
    <w:rsid w:val="00A61F41"/>
    <w:rsid w:val="00A63B05"/>
    <w:rsid w:val="00A7076C"/>
    <w:rsid w:val="00AB15E6"/>
    <w:rsid w:val="00B12FE5"/>
    <w:rsid w:val="00B1446C"/>
    <w:rsid w:val="00B16A37"/>
    <w:rsid w:val="00B308F4"/>
    <w:rsid w:val="00B44ED8"/>
    <w:rsid w:val="00B742D7"/>
    <w:rsid w:val="00B93444"/>
    <w:rsid w:val="00B947BF"/>
    <w:rsid w:val="00BA402B"/>
    <w:rsid w:val="00BA4828"/>
    <w:rsid w:val="00BB49F8"/>
    <w:rsid w:val="00BC5C7C"/>
    <w:rsid w:val="00BD4580"/>
    <w:rsid w:val="00BD4F8C"/>
    <w:rsid w:val="00BD6594"/>
    <w:rsid w:val="00BE3500"/>
    <w:rsid w:val="00BE62E1"/>
    <w:rsid w:val="00C14C86"/>
    <w:rsid w:val="00C16601"/>
    <w:rsid w:val="00C178FC"/>
    <w:rsid w:val="00C25D49"/>
    <w:rsid w:val="00C26EBA"/>
    <w:rsid w:val="00C330BD"/>
    <w:rsid w:val="00C43E26"/>
    <w:rsid w:val="00C723C6"/>
    <w:rsid w:val="00C75318"/>
    <w:rsid w:val="00C8208E"/>
    <w:rsid w:val="00C8659A"/>
    <w:rsid w:val="00CA3FB3"/>
    <w:rsid w:val="00CB5691"/>
    <w:rsid w:val="00CE6F40"/>
    <w:rsid w:val="00CF0A35"/>
    <w:rsid w:val="00CF2043"/>
    <w:rsid w:val="00D015B7"/>
    <w:rsid w:val="00D0571A"/>
    <w:rsid w:val="00D2112C"/>
    <w:rsid w:val="00D27834"/>
    <w:rsid w:val="00D27931"/>
    <w:rsid w:val="00D3721A"/>
    <w:rsid w:val="00D52E63"/>
    <w:rsid w:val="00D56F94"/>
    <w:rsid w:val="00D65C5A"/>
    <w:rsid w:val="00D747DB"/>
    <w:rsid w:val="00D81603"/>
    <w:rsid w:val="00D96E74"/>
    <w:rsid w:val="00DA5303"/>
    <w:rsid w:val="00DC05A3"/>
    <w:rsid w:val="00DC75CA"/>
    <w:rsid w:val="00DD0F36"/>
    <w:rsid w:val="00DE2C24"/>
    <w:rsid w:val="00DE3869"/>
    <w:rsid w:val="00DF1E8C"/>
    <w:rsid w:val="00DF4407"/>
    <w:rsid w:val="00E00DE5"/>
    <w:rsid w:val="00E06264"/>
    <w:rsid w:val="00E17E0A"/>
    <w:rsid w:val="00E33ADE"/>
    <w:rsid w:val="00E57FAD"/>
    <w:rsid w:val="00E65B53"/>
    <w:rsid w:val="00E85E70"/>
    <w:rsid w:val="00EA0280"/>
    <w:rsid w:val="00EA091B"/>
    <w:rsid w:val="00EB1561"/>
    <w:rsid w:val="00EB62F5"/>
    <w:rsid w:val="00EC040B"/>
    <w:rsid w:val="00ED6144"/>
    <w:rsid w:val="00EF29BE"/>
    <w:rsid w:val="00F00BE0"/>
    <w:rsid w:val="00F20777"/>
    <w:rsid w:val="00F229BC"/>
    <w:rsid w:val="00F233A6"/>
    <w:rsid w:val="00F33738"/>
    <w:rsid w:val="00F41681"/>
    <w:rsid w:val="00F42870"/>
    <w:rsid w:val="00F43A04"/>
    <w:rsid w:val="00F5518F"/>
    <w:rsid w:val="00FA404C"/>
    <w:rsid w:val="00FC3F33"/>
    <w:rsid w:val="00FF2956"/>
    <w:rsid w:val="00FF33B6"/>
    <w:rsid w:val="00FF3B0E"/>
    <w:rsid w:val="00FF550A"/>
    <w:rsid w:val="027A32D8"/>
    <w:rsid w:val="05FB0666"/>
    <w:rsid w:val="06A4135D"/>
    <w:rsid w:val="071F4346"/>
    <w:rsid w:val="0A963D33"/>
    <w:rsid w:val="0AEE5D55"/>
    <w:rsid w:val="11C516C6"/>
    <w:rsid w:val="12122177"/>
    <w:rsid w:val="12A3219E"/>
    <w:rsid w:val="12B64928"/>
    <w:rsid w:val="12D72C98"/>
    <w:rsid w:val="13E5054F"/>
    <w:rsid w:val="151808CB"/>
    <w:rsid w:val="151A3200"/>
    <w:rsid w:val="17185244"/>
    <w:rsid w:val="18F166AB"/>
    <w:rsid w:val="19983A5E"/>
    <w:rsid w:val="1BE70C86"/>
    <w:rsid w:val="216A776F"/>
    <w:rsid w:val="24CA7CF3"/>
    <w:rsid w:val="276F1F02"/>
    <w:rsid w:val="28AB358C"/>
    <w:rsid w:val="2C2F22B9"/>
    <w:rsid w:val="2E00237B"/>
    <w:rsid w:val="2FC87839"/>
    <w:rsid w:val="36B00BEB"/>
    <w:rsid w:val="37D72799"/>
    <w:rsid w:val="3A56155E"/>
    <w:rsid w:val="3D7567A4"/>
    <w:rsid w:val="40F6159C"/>
    <w:rsid w:val="412D7D00"/>
    <w:rsid w:val="4207336E"/>
    <w:rsid w:val="427A2F67"/>
    <w:rsid w:val="43072788"/>
    <w:rsid w:val="46BD06C6"/>
    <w:rsid w:val="47A455A0"/>
    <w:rsid w:val="491B2830"/>
    <w:rsid w:val="49B27124"/>
    <w:rsid w:val="4C32621C"/>
    <w:rsid w:val="4DC13816"/>
    <w:rsid w:val="4E6B2858"/>
    <w:rsid w:val="511432D0"/>
    <w:rsid w:val="526B0AA8"/>
    <w:rsid w:val="5475230E"/>
    <w:rsid w:val="54D962DB"/>
    <w:rsid w:val="55F010CF"/>
    <w:rsid w:val="56FC2784"/>
    <w:rsid w:val="58495C76"/>
    <w:rsid w:val="5F577580"/>
    <w:rsid w:val="62134D30"/>
    <w:rsid w:val="655A2361"/>
    <w:rsid w:val="65DF3E06"/>
    <w:rsid w:val="69504ECF"/>
    <w:rsid w:val="6E02401F"/>
    <w:rsid w:val="70764602"/>
    <w:rsid w:val="72D27549"/>
    <w:rsid w:val="73E4706D"/>
    <w:rsid w:val="743B0A92"/>
    <w:rsid w:val="790175BD"/>
    <w:rsid w:val="7A522E55"/>
    <w:rsid w:val="7AAC35EA"/>
    <w:rsid w:val="7BE85645"/>
    <w:rsid w:val="7C121EEA"/>
    <w:rsid w:val="7D2F69C9"/>
    <w:rsid w:val="7E031D1A"/>
    <w:rsid w:val="7E142B68"/>
    <w:rsid w:val="7E886B97"/>
    <w:rsid w:val="7FFE527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48"/>
    <w:qFormat/>
    <w:uiPriority w:val="0"/>
    <w:pPr>
      <w:jc w:val="left"/>
    </w:pPr>
  </w:style>
  <w:style w:type="paragraph" w:styleId="3">
    <w:name w:val="Body Text Indent"/>
    <w:basedOn w:val="1"/>
    <w:qFormat/>
    <w:uiPriority w:val="0"/>
    <w:pPr>
      <w:spacing w:after="120"/>
      <w:ind w:left="420" w:leftChars="200"/>
    </w:pPr>
  </w:style>
  <w:style w:type="paragraph" w:styleId="4">
    <w:name w:val="Balloon Text"/>
    <w:basedOn w:val="1"/>
    <w:link w:val="47"/>
    <w:qFormat/>
    <w:uiPriority w:val="0"/>
    <w:rPr>
      <w:sz w:val="18"/>
      <w:szCs w:val="18"/>
    </w:rPr>
  </w:style>
  <w:style w:type="paragraph" w:styleId="5">
    <w:name w:val="footer"/>
    <w:basedOn w:val="1"/>
    <w:link w:val="51"/>
    <w:qFormat/>
    <w:uiPriority w:val="99"/>
    <w:pPr>
      <w:tabs>
        <w:tab w:val="center" w:pos="4153"/>
        <w:tab w:val="right" w:pos="8306"/>
      </w:tabs>
      <w:snapToGrid w:val="0"/>
      <w:jc w:val="left"/>
    </w:pPr>
    <w:rPr>
      <w:sz w:val="18"/>
      <w:szCs w:val="18"/>
    </w:rPr>
  </w:style>
  <w:style w:type="paragraph" w:styleId="6">
    <w:name w:val="header"/>
    <w:basedOn w:val="1"/>
    <w:link w:val="45"/>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49"/>
    <w:qFormat/>
    <w:uiPriority w:val="0"/>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color w:val="FFFFFF"/>
      <w:sz w:val="18"/>
      <w:szCs w:val="18"/>
      <w:vertAlign w:val="baseline"/>
    </w:rPr>
  </w:style>
  <w:style w:type="character" w:styleId="12">
    <w:name w:val="page number"/>
    <w:basedOn w:val="10"/>
    <w:qFormat/>
    <w:uiPriority w:val="0"/>
  </w:style>
  <w:style w:type="character" w:styleId="13">
    <w:name w:val="FollowedHyperlink"/>
    <w:basedOn w:val="10"/>
    <w:qFormat/>
    <w:uiPriority w:val="0"/>
    <w:rPr>
      <w:color w:val="3C4144"/>
      <w:u w:val="none"/>
    </w:rPr>
  </w:style>
  <w:style w:type="character" w:styleId="14">
    <w:name w:val="Emphasis"/>
    <w:basedOn w:val="10"/>
    <w:qFormat/>
    <w:uiPriority w:val="0"/>
  </w:style>
  <w:style w:type="character" w:styleId="15">
    <w:name w:val="HTML Definition"/>
    <w:basedOn w:val="10"/>
    <w:qFormat/>
    <w:uiPriority w:val="0"/>
    <w:rPr>
      <w:i/>
    </w:rPr>
  </w:style>
  <w:style w:type="character" w:styleId="16">
    <w:name w:val="Hyperlink"/>
    <w:basedOn w:val="10"/>
    <w:qFormat/>
    <w:uiPriority w:val="0"/>
    <w:rPr>
      <w:color w:val="3C4144"/>
      <w:u w:val="none"/>
    </w:rPr>
  </w:style>
  <w:style w:type="character" w:styleId="17">
    <w:name w:val="HTML Code"/>
    <w:basedOn w:val="10"/>
    <w:qFormat/>
    <w:uiPriority w:val="0"/>
    <w:rPr>
      <w:rFonts w:hint="default" w:ascii="Menlo" w:hAnsi="Menlo" w:eastAsia="Menlo" w:cs="Menlo"/>
      <w:color w:val="C7254E"/>
      <w:sz w:val="21"/>
      <w:szCs w:val="21"/>
      <w:shd w:val="clear" w:color="auto" w:fill="F9F2F4"/>
    </w:rPr>
  </w:style>
  <w:style w:type="character" w:styleId="18">
    <w:name w:val="annotation reference"/>
    <w:basedOn w:val="10"/>
    <w:qFormat/>
    <w:uiPriority w:val="0"/>
    <w:rPr>
      <w:sz w:val="21"/>
      <w:szCs w:val="21"/>
    </w:rPr>
  </w:style>
  <w:style w:type="character" w:styleId="19">
    <w:name w:val="HTML Cite"/>
    <w:basedOn w:val="10"/>
    <w:qFormat/>
    <w:uiPriority w:val="0"/>
  </w:style>
  <w:style w:type="character" w:styleId="20">
    <w:name w:val="HTML Keyboard"/>
    <w:basedOn w:val="10"/>
    <w:qFormat/>
    <w:uiPriority w:val="0"/>
    <w:rPr>
      <w:rFonts w:hint="default" w:ascii="Menlo" w:hAnsi="Menlo" w:eastAsia="Menlo" w:cs="Menlo"/>
      <w:color w:val="FFFFFF"/>
      <w:sz w:val="21"/>
      <w:szCs w:val="21"/>
      <w:shd w:val="clear" w:color="auto" w:fill="333333"/>
    </w:rPr>
  </w:style>
  <w:style w:type="character" w:styleId="21">
    <w:name w:val="HTML Sample"/>
    <w:basedOn w:val="10"/>
    <w:qFormat/>
    <w:uiPriority w:val="0"/>
    <w:rPr>
      <w:rFonts w:ascii="Menlo" w:hAnsi="Menlo" w:eastAsia="Menlo" w:cs="Menlo"/>
      <w:sz w:val="21"/>
      <w:szCs w:val="21"/>
    </w:rPr>
  </w:style>
  <w:style w:type="character" w:customStyle="1" w:styleId="22">
    <w:name w:val="ma_bt"/>
    <w:basedOn w:val="10"/>
    <w:qFormat/>
    <w:uiPriority w:val="0"/>
    <w:rPr>
      <w:sz w:val="22"/>
      <w:szCs w:val="22"/>
    </w:rPr>
  </w:style>
  <w:style w:type="character" w:customStyle="1" w:styleId="23">
    <w:name w:val="after"/>
    <w:basedOn w:val="10"/>
    <w:qFormat/>
    <w:uiPriority w:val="0"/>
    <w:rPr>
      <w:shd w:val="clear" w:color="auto" w:fill="FFFFFF"/>
    </w:rPr>
  </w:style>
  <w:style w:type="character" w:customStyle="1" w:styleId="24">
    <w:name w:val="nc-lang-cnt"/>
    <w:basedOn w:val="10"/>
    <w:qFormat/>
    <w:uiPriority w:val="0"/>
  </w:style>
  <w:style w:type="character" w:customStyle="1" w:styleId="25">
    <w:name w:val="nc-lang-cnt1"/>
    <w:basedOn w:val="10"/>
    <w:qFormat/>
    <w:uiPriority w:val="0"/>
  </w:style>
  <w:style w:type="character" w:customStyle="1" w:styleId="26">
    <w:name w:val="nc-lang-cnt2"/>
    <w:basedOn w:val="10"/>
    <w:qFormat/>
    <w:uiPriority w:val="0"/>
    <w:rPr>
      <w:rtl/>
    </w:rPr>
  </w:style>
  <w:style w:type="character" w:customStyle="1" w:styleId="27">
    <w:name w:val="nc-lang-cnt3"/>
    <w:basedOn w:val="10"/>
    <w:qFormat/>
    <w:uiPriority w:val="0"/>
    <w:rPr>
      <w:rtl/>
    </w:rPr>
  </w:style>
  <w:style w:type="character" w:customStyle="1" w:styleId="28">
    <w:name w:val="nc-lang-cnt4"/>
    <w:basedOn w:val="10"/>
    <w:qFormat/>
    <w:uiPriority w:val="0"/>
    <w:rPr>
      <w:rtl/>
    </w:rPr>
  </w:style>
  <w:style w:type="character" w:customStyle="1" w:styleId="29">
    <w:name w:val="nc-lang-cnt5"/>
    <w:basedOn w:val="10"/>
    <w:qFormat/>
    <w:uiPriority w:val="0"/>
    <w:rPr>
      <w:rtl/>
    </w:rPr>
  </w:style>
  <w:style w:type="character" w:customStyle="1" w:styleId="30">
    <w:name w:val="nc-lang-cnt6"/>
    <w:basedOn w:val="10"/>
    <w:qFormat/>
    <w:uiPriority w:val="0"/>
  </w:style>
  <w:style w:type="character" w:customStyle="1" w:styleId="31">
    <w:name w:val="badge28"/>
    <w:basedOn w:val="10"/>
    <w:qFormat/>
    <w:uiPriority w:val="0"/>
    <w:rPr>
      <w:shd w:val="clear" w:color="auto" w:fill="FFFFFF"/>
    </w:rPr>
  </w:style>
  <w:style w:type="character" w:customStyle="1" w:styleId="32">
    <w:name w:val="badge29"/>
    <w:basedOn w:val="10"/>
    <w:qFormat/>
    <w:uiPriority w:val="0"/>
    <w:rPr>
      <w:color w:val="909090"/>
      <w:sz w:val="18"/>
      <w:szCs w:val="18"/>
    </w:rPr>
  </w:style>
  <w:style w:type="character" w:customStyle="1" w:styleId="33">
    <w:name w:val="badge30"/>
    <w:basedOn w:val="10"/>
    <w:qFormat/>
    <w:uiPriority w:val="0"/>
    <w:rPr>
      <w:color w:val="128BED"/>
    </w:rPr>
  </w:style>
  <w:style w:type="character" w:customStyle="1" w:styleId="34">
    <w:name w:val="badge31"/>
    <w:basedOn w:val="10"/>
    <w:qFormat/>
    <w:uiPriority w:val="0"/>
    <w:rPr>
      <w:shd w:val="clear" w:color="auto" w:fill="FFFFFF"/>
    </w:rPr>
  </w:style>
  <w:style w:type="character" w:customStyle="1" w:styleId="35">
    <w:name w:val="badge32"/>
    <w:basedOn w:val="10"/>
    <w:qFormat/>
    <w:uiPriority w:val="0"/>
    <w:rPr>
      <w:color w:val="909090"/>
      <w:sz w:val="18"/>
      <w:szCs w:val="18"/>
    </w:rPr>
  </w:style>
  <w:style w:type="character" w:customStyle="1" w:styleId="36">
    <w:name w:val="badge33"/>
    <w:basedOn w:val="10"/>
    <w:qFormat/>
    <w:uiPriority w:val="0"/>
    <w:rPr>
      <w:color w:val="128BED"/>
    </w:rPr>
  </w:style>
  <w:style w:type="character" w:customStyle="1" w:styleId="37">
    <w:name w:val="badge34"/>
    <w:basedOn w:val="10"/>
    <w:qFormat/>
    <w:uiPriority w:val="0"/>
    <w:rPr>
      <w:color w:val="128BED"/>
    </w:rPr>
  </w:style>
  <w:style w:type="character" w:customStyle="1" w:styleId="38">
    <w:name w:val="ma_wx"/>
    <w:basedOn w:val="10"/>
    <w:qFormat/>
    <w:uiPriority w:val="0"/>
  </w:style>
  <w:style w:type="character" w:customStyle="1" w:styleId="39">
    <w:name w:val="ma_app"/>
    <w:basedOn w:val="10"/>
    <w:qFormat/>
    <w:uiPriority w:val="0"/>
  </w:style>
  <w:style w:type="character" w:customStyle="1" w:styleId="40">
    <w:name w:val="ma-abt"/>
    <w:basedOn w:val="10"/>
    <w:qFormat/>
    <w:uiPriority w:val="0"/>
    <w:rPr>
      <w:color w:val="FFFFFF"/>
      <w:sz w:val="33"/>
      <w:szCs w:val="33"/>
      <w:shd w:val="clear" w:color="auto" w:fill="2F92E0"/>
    </w:rPr>
  </w:style>
  <w:style w:type="character" w:customStyle="1" w:styleId="41">
    <w:name w:val="ma-abt1"/>
    <w:basedOn w:val="10"/>
    <w:qFormat/>
    <w:uiPriority w:val="0"/>
    <w:rPr>
      <w:color w:val="FFFFFF"/>
      <w:sz w:val="33"/>
      <w:szCs w:val="33"/>
      <w:shd w:val="clear" w:color="auto" w:fill="6690DD"/>
    </w:rPr>
  </w:style>
  <w:style w:type="character" w:customStyle="1" w:styleId="42">
    <w:name w:val="nc-lang-cnt7"/>
    <w:basedOn w:val="10"/>
    <w:qFormat/>
    <w:uiPriority w:val="0"/>
    <w:rPr>
      <w:rtl/>
    </w:rPr>
  </w:style>
  <w:style w:type="character" w:customStyle="1" w:styleId="43">
    <w:name w:val="nc-lang-cnt8"/>
    <w:basedOn w:val="10"/>
    <w:qFormat/>
    <w:uiPriority w:val="0"/>
  </w:style>
  <w:style w:type="character" w:customStyle="1" w:styleId="44">
    <w:name w:val="cvlu"/>
    <w:basedOn w:val="10"/>
    <w:qFormat/>
    <w:uiPriority w:val="0"/>
  </w:style>
  <w:style w:type="character" w:customStyle="1" w:styleId="45">
    <w:name w:val="页眉 字符"/>
    <w:basedOn w:val="10"/>
    <w:link w:val="6"/>
    <w:qFormat/>
    <w:uiPriority w:val="0"/>
    <w:rPr>
      <w:kern w:val="2"/>
      <w:sz w:val="18"/>
      <w:szCs w:val="18"/>
    </w:rPr>
  </w:style>
  <w:style w:type="paragraph" w:styleId="46">
    <w:name w:val="List Paragraph"/>
    <w:basedOn w:val="1"/>
    <w:qFormat/>
    <w:uiPriority w:val="99"/>
    <w:pPr>
      <w:ind w:firstLine="420" w:firstLineChars="200"/>
    </w:pPr>
  </w:style>
  <w:style w:type="character" w:customStyle="1" w:styleId="47">
    <w:name w:val="批注框文本 字符"/>
    <w:basedOn w:val="10"/>
    <w:link w:val="4"/>
    <w:qFormat/>
    <w:uiPriority w:val="0"/>
    <w:rPr>
      <w:kern w:val="2"/>
      <w:sz w:val="18"/>
      <w:szCs w:val="18"/>
    </w:rPr>
  </w:style>
  <w:style w:type="character" w:customStyle="1" w:styleId="48">
    <w:name w:val="批注文字 字符"/>
    <w:basedOn w:val="10"/>
    <w:link w:val="2"/>
    <w:qFormat/>
    <w:uiPriority w:val="0"/>
    <w:rPr>
      <w:kern w:val="2"/>
      <w:sz w:val="21"/>
      <w:szCs w:val="24"/>
    </w:rPr>
  </w:style>
  <w:style w:type="character" w:customStyle="1" w:styleId="49">
    <w:name w:val="批注主题 字符"/>
    <w:basedOn w:val="48"/>
    <w:link w:val="7"/>
    <w:qFormat/>
    <w:uiPriority w:val="0"/>
    <w:rPr>
      <w:b/>
      <w:bCs/>
      <w:kern w:val="2"/>
      <w:sz w:val="21"/>
      <w:szCs w:val="24"/>
    </w:rPr>
  </w:style>
  <w:style w:type="paragraph" w:customStyle="1" w:styleId="50">
    <w:name w:val="Revision"/>
    <w:hidden/>
    <w:semiHidden/>
    <w:uiPriority w:val="99"/>
    <w:rPr>
      <w:rFonts w:ascii="Times New Roman" w:hAnsi="Times New Roman" w:eastAsia="宋体" w:cs="Times New Roman"/>
      <w:kern w:val="2"/>
      <w:sz w:val="21"/>
      <w:szCs w:val="24"/>
      <w:lang w:val="en-US" w:eastAsia="zh-CN" w:bidi="ar-SA"/>
    </w:rPr>
  </w:style>
  <w:style w:type="character" w:customStyle="1" w:styleId="51">
    <w:name w:val="页脚 字符"/>
    <w:basedOn w:val="10"/>
    <w:link w:val="5"/>
    <w:uiPriority w:val="99"/>
    <w:rPr>
      <w:kern w:val="2"/>
      <w:sz w:val="18"/>
      <w:szCs w:val="18"/>
    </w:rPr>
  </w:style>
  <w:style w:type="paragraph" w:customStyle="1" w:styleId="52">
    <w:name w:val="Level 1"/>
    <w:basedOn w:val="1"/>
    <w:uiPriority w:val="0"/>
    <w:pPr>
      <w:widowControl/>
      <w:numPr>
        <w:ilvl w:val="0"/>
        <w:numId w:val="1"/>
      </w:numPr>
      <w:spacing w:after="140" w:line="290" w:lineRule="auto"/>
      <w:outlineLvl w:val="0"/>
    </w:pPr>
    <w:rPr>
      <w:rFonts w:ascii="Arial" w:hAnsi="Arial"/>
      <w:kern w:val="20"/>
      <w:sz w:val="20"/>
      <w:szCs w:val="28"/>
      <w:lang w:val="en-GB" w:eastAsia="en-US"/>
    </w:rPr>
  </w:style>
  <w:style w:type="paragraph" w:customStyle="1" w:styleId="53">
    <w:name w:val="Level 2"/>
    <w:basedOn w:val="1"/>
    <w:uiPriority w:val="0"/>
    <w:pPr>
      <w:widowControl/>
      <w:numPr>
        <w:ilvl w:val="1"/>
        <w:numId w:val="1"/>
      </w:numPr>
      <w:spacing w:after="140" w:line="290" w:lineRule="auto"/>
      <w:outlineLvl w:val="1"/>
    </w:pPr>
    <w:rPr>
      <w:rFonts w:ascii="Arial" w:hAnsi="Arial"/>
      <w:kern w:val="20"/>
      <w:sz w:val="20"/>
      <w:szCs w:val="28"/>
      <w:lang w:val="en-GB"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90436E64-0667-4AF6-88D9-2EC01BF037FB}">
  <ds:schemaRefs/>
</ds:datastoreItem>
</file>

<file path=docProps/app.xml><?xml version="1.0" encoding="utf-8"?>
<Properties xmlns="http://schemas.openxmlformats.org/officeDocument/2006/extended-properties" xmlns:vt="http://schemas.openxmlformats.org/officeDocument/2006/docPropsVTypes">
  <Template>Normal</Template>
  <Pages>4</Pages>
  <Words>1240</Words>
  <Characters>1254</Characters>
  <Lines>50</Lines>
  <Paragraphs>45</Paragraphs>
  <TotalTime>524</TotalTime>
  <ScaleCrop>false</ScaleCrop>
  <LinksUpToDate>false</LinksUpToDate>
  <CharactersWithSpaces>2449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2020-07-21T14:37:00Z</dcterms:created>
  <dc:creator>冯博嵩</dc:creator>
  <cp:lastModifiedBy>索琪Suky-GeegoByte</cp:lastModifiedBy>
  <cp:lastPrinted>2019-02-18T13:27:00Z</cp:lastPrinted>
  <dcterms:modified xsi:type="dcterms:W3CDTF">2025-10-09T16:30:24Z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TransnFlag">
    <vt:lpwstr>Transn_iCAT20_Office</vt:lpwstr>
  </property>
  <property fmtid="{D5CDD505-2E9C-101B-9397-08002B2CF9AE}" pid="4" name="UserName">
    <vt:lpwstr>29005c230055be007184003ae1009a6c009fd6008aae0062520082900049490089f100e2f100e2bb0069e900cceb00dab300a0</vt:lpwstr>
  </property>
  <property fmtid="{D5CDD505-2E9C-101B-9397-08002B2CF9AE}" pid="5" name="UserId">
    <vt:lpwstr>a67adbad3c6d87380c3c3e6e994c24565e900d3d1c4c063a</vt:lpwstr>
  </property>
  <property fmtid="{D5CDD505-2E9C-101B-9397-08002B2CF9AE}" pid="6" name="SourceLanguage">
    <vt:lpwstr>1</vt:lpwstr>
  </property>
  <property fmtid="{D5CDD505-2E9C-101B-9397-08002B2CF9AE}" pid="7" name="TranslateLanguage">
    <vt:lpwstr>2</vt:lpwstr>
  </property>
  <property fmtid="{D5CDD505-2E9C-101B-9397-08002B2CF9AE}" pid="8" name="MainTermLib">
    <vt:lpwstr>10</vt:lpwstr>
  </property>
  <property fmtid="{D5CDD505-2E9C-101B-9397-08002B2CF9AE}" pid="9" name="MainCorpusLib">
    <vt:lpwstr>14</vt:lpwstr>
  </property>
  <property fmtid="{D5CDD505-2E9C-101B-9397-08002B2CF9AE}" pid="10" name="ChooseTermLib">
    <vt:lpwstr>10,9</vt:lpwstr>
  </property>
  <property fmtid="{D5CDD505-2E9C-101B-9397-08002B2CF9AE}" pid="11" name="ChooseCorpusLib">
    <vt:lpwstr>14,17</vt:lpwstr>
  </property>
  <property fmtid="{D5CDD505-2E9C-101B-9397-08002B2CF9AE}" pid="12" name="GroupId">
    <vt:lpwstr/>
  </property>
  <property fmtid="{D5CDD505-2E9C-101B-9397-08002B2CF9AE}" pid="13" name="ICV">
    <vt:lpwstr>DCD1FA5FE0EFD2CFA072E768596F4733_42</vt:lpwstr>
  </property>
</Properties>
</file>